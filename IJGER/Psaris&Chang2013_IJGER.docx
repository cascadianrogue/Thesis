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8D2" w:rsidRPr="00357F67" w:rsidRDefault="009138D2" w:rsidP="009138D2">
      <w:pPr>
        <w:spacing w:line="240" w:lineRule="auto"/>
        <w:jc w:val="center"/>
        <w:rPr>
          <w:rFonts w:ascii="Times New Roman" w:hAnsi="Times New Roman" w:cs="Times New Roman"/>
          <w:sz w:val="24"/>
          <w:szCs w:val="24"/>
        </w:rPr>
      </w:pPr>
      <w:bookmarkStart w:id="0" w:name="_GoBack"/>
      <w:bookmarkEnd w:id="0"/>
      <w:r w:rsidRPr="00357F67">
        <w:rPr>
          <w:rFonts w:ascii="Times New Roman" w:hAnsi="Times New Roman" w:cs="Times New Roman"/>
          <w:sz w:val="24"/>
          <w:szCs w:val="24"/>
        </w:rPr>
        <w:t xml:space="preserve">Assessing the Effects of Climate and Land </w:t>
      </w:r>
      <w:del w:id="1" w:author="changh" w:date="2014-01-05T06:49:00Z">
        <w:r w:rsidRPr="00357F67" w:rsidDel="007A35A6">
          <w:rPr>
            <w:rFonts w:ascii="Times New Roman" w:hAnsi="Times New Roman" w:cs="Times New Roman"/>
            <w:sz w:val="24"/>
            <w:szCs w:val="24"/>
          </w:rPr>
          <w:delText>Use</w:delText>
        </w:r>
      </w:del>
      <w:ins w:id="2" w:author="changh" w:date="2014-01-05T06:49:00Z">
        <w:r w:rsidR="007A35A6">
          <w:rPr>
            <w:rFonts w:ascii="Times New Roman" w:hAnsi="Times New Roman" w:cs="Times New Roman"/>
            <w:sz w:val="24"/>
            <w:szCs w:val="24"/>
          </w:rPr>
          <w:t>Cover</w:t>
        </w:r>
      </w:ins>
      <w:r w:rsidRPr="00357F67">
        <w:rPr>
          <w:rFonts w:ascii="Times New Roman" w:hAnsi="Times New Roman" w:cs="Times New Roman"/>
          <w:sz w:val="24"/>
          <w:szCs w:val="24"/>
        </w:rPr>
        <w:t xml:space="preserve"> Change on the Location of Critical Source Areas</w:t>
      </w:r>
      <w:r w:rsidR="002F29F5" w:rsidRPr="00357F67">
        <w:rPr>
          <w:rFonts w:ascii="Times New Roman" w:hAnsi="Times New Roman" w:cs="Times New Roman"/>
          <w:sz w:val="24"/>
          <w:szCs w:val="24"/>
        </w:rPr>
        <w:t xml:space="preserve"> Using SWAT</w:t>
      </w:r>
    </w:p>
    <w:p w:rsidR="009138D2" w:rsidRPr="00357F67" w:rsidRDefault="009138D2" w:rsidP="009138D2">
      <w:pPr>
        <w:spacing w:line="240" w:lineRule="auto"/>
        <w:jc w:val="center"/>
        <w:rPr>
          <w:rFonts w:ascii="Times New Roman" w:hAnsi="Times New Roman" w:cs="Times New Roman"/>
          <w:sz w:val="24"/>
          <w:szCs w:val="24"/>
        </w:rPr>
      </w:pPr>
    </w:p>
    <w:p w:rsidR="009138D2" w:rsidRPr="00357F67" w:rsidRDefault="009138D2" w:rsidP="009138D2">
      <w:pPr>
        <w:pStyle w:val="Heading1"/>
        <w:rPr>
          <w:rFonts w:ascii="Times New Roman" w:hAnsi="Times New Roman" w:cs="Times New Roman"/>
          <w:sz w:val="24"/>
          <w:szCs w:val="24"/>
        </w:rPr>
      </w:pPr>
      <w:r w:rsidRPr="00357F67">
        <w:rPr>
          <w:rFonts w:ascii="Times New Roman" w:hAnsi="Times New Roman" w:cs="Times New Roman"/>
          <w:sz w:val="24"/>
          <w:szCs w:val="24"/>
        </w:rPr>
        <w:t>Abstract</w:t>
      </w:r>
    </w:p>
    <w:p w:rsidR="009138D2" w:rsidRPr="00357F67" w:rsidRDefault="009138D2" w:rsidP="009138D2">
      <w:pPr>
        <w:spacing w:line="240" w:lineRule="auto"/>
        <w:rPr>
          <w:rFonts w:ascii="Times New Roman" w:hAnsi="Times New Roman" w:cs="Times New Roman"/>
          <w:sz w:val="24"/>
          <w:szCs w:val="24"/>
        </w:rPr>
      </w:pPr>
    </w:p>
    <w:p w:rsidR="009138D2" w:rsidRPr="00357F67" w:rsidRDefault="009138D2" w:rsidP="009138D2">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Ecosystem services (ES) are the benefits humans receive from nature.  In recent years</w:t>
      </w:r>
      <w:ins w:id="3" w:author="changh" w:date="2014-01-05T06:50:00Z">
        <w:r w:rsidR="00D36D90">
          <w:rPr>
            <w:rFonts w:ascii="Times New Roman" w:hAnsi="Times New Roman" w:cs="Times New Roman"/>
            <w:sz w:val="24"/>
            <w:szCs w:val="24"/>
          </w:rPr>
          <w:t>,</w:t>
        </w:r>
      </w:ins>
      <w:r w:rsidRPr="00357F67">
        <w:rPr>
          <w:rFonts w:ascii="Times New Roman" w:hAnsi="Times New Roman" w:cs="Times New Roman"/>
          <w:sz w:val="24"/>
          <w:szCs w:val="24"/>
        </w:rPr>
        <w:t xml:space="preserve"> payment </w:t>
      </w:r>
      <w:ins w:id="4" w:author="changh" w:date="2014-01-05T06:51:00Z">
        <w:r w:rsidR="00D36D90">
          <w:rPr>
            <w:rFonts w:ascii="Times New Roman" w:hAnsi="Times New Roman" w:cs="Times New Roman"/>
            <w:sz w:val="24"/>
            <w:szCs w:val="24"/>
          </w:rPr>
          <w:t xml:space="preserve">for ecosystem services </w:t>
        </w:r>
      </w:ins>
      <w:r w:rsidRPr="00357F67">
        <w:rPr>
          <w:rFonts w:ascii="Times New Roman" w:hAnsi="Times New Roman" w:cs="Times New Roman"/>
          <w:sz w:val="24"/>
          <w:szCs w:val="24"/>
        </w:rPr>
        <w:t>schemes have been devised to incentivize land owners to promote the conservation and restoration of ecosystem services.  In order to ensure land and water managers devote funds effectively they need to know where restoration efforts will be most beneficial.  One important step in this process is to locate critical source areas (CSAs) of pollutants.  While field studies are ideal, they need to be done over large areas and are generally cost prohibitive.  Therefore</w:t>
      </w:r>
      <w:ins w:id="5" w:author="changh" w:date="2014-01-05T06:52:00Z">
        <w:r w:rsidR="00D36D90">
          <w:rPr>
            <w:rFonts w:ascii="Times New Roman" w:hAnsi="Times New Roman" w:cs="Times New Roman"/>
            <w:sz w:val="24"/>
            <w:szCs w:val="24"/>
          </w:rPr>
          <w:t>,</w:t>
        </w:r>
      </w:ins>
      <w:r w:rsidRPr="00357F67">
        <w:rPr>
          <w:rFonts w:ascii="Times New Roman" w:hAnsi="Times New Roman" w:cs="Times New Roman"/>
          <w:sz w:val="24"/>
          <w:szCs w:val="24"/>
        </w:rPr>
        <w:t xml:space="preserve"> in many cases, models are used.  While studies have demonstrated that model choice is important, and that CSAs remain roughly the same for uncalibrated and calibrated lumped models, an evaluation of how CSAs change in the same basin under various climate</w:t>
      </w:r>
      <w:ins w:id="6" w:author="Alexander Psaris" w:date="2014-01-08T09:19:00Z">
        <w:r w:rsidR="00121BA8">
          <w:rPr>
            <w:rFonts w:ascii="Times New Roman" w:hAnsi="Times New Roman" w:cs="Times New Roman"/>
            <w:sz w:val="24"/>
            <w:szCs w:val="24"/>
          </w:rPr>
          <w:t>,</w:t>
        </w:r>
      </w:ins>
      <w:r w:rsidRPr="00357F67">
        <w:rPr>
          <w:rFonts w:ascii="Times New Roman" w:hAnsi="Times New Roman" w:cs="Times New Roman"/>
          <w:sz w:val="24"/>
          <w:szCs w:val="24"/>
        </w:rPr>
        <w:t xml:space="preserve"> land use </w:t>
      </w:r>
      <w:r w:rsidR="00911AC6" w:rsidRPr="00357F67">
        <w:rPr>
          <w:rFonts w:ascii="Times New Roman" w:hAnsi="Times New Roman" w:cs="Times New Roman"/>
          <w:sz w:val="24"/>
          <w:szCs w:val="24"/>
        </w:rPr>
        <w:t xml:space="preserve">and management </w:t>
      </w:r>
      <w:r w:rsidRPr="00357F67">
        <w:rPr>
          <w:rFonts w:ascii="Times New Roman" w:hAnsi="Times New Roman" w:cs="Times New Roman"/>
          <w:sz w:val="24"/>
          <w:szCs w:val="24"/>
        </w:rPr>
        <w:t xml:space="preserve">scenarios has not been done.  We use the Soil and Water Assessment Tool (SWAT) to develop a </w:t>
      </w:r>
      <w:r w:rsidR="00911AC6" w:rsidRPr="00357F67">
        <w:rPr>
          <w:rFonts w:ascii="Times New Roman" w:hAnsi="Times New Roman" w:cs="Times New Roman"/>
          <w:sz w:val="24"/>
          <w:szCs w:val="24"/>
        </w:rPr>
        <w:t xml:space="preserve">watershed </w:t>
      </w:r>
      <w:r w:rsidRPr="00357F67">
        <w:rPr>
          <w:rFonts w:ascii="Times New Roman" w:hAnsi="Times New Roman" w:cs="Times New Roman"/>
          <w:sz w:val="24"/>
          <w:szCs w:val="24"/>
        </w:rPr>
        <w:t xml:space="preserve">model </w:t>
      </w:r>
      <w:r w:rsidR="00911AC6" w:rsidRPr="00357F67">
        <w:rPr>
          <w:rFonts w:ascii="Times New Roman" w:hAnsi="Times New Roman" w:cs="Times New Roman"/>
          <w:sz w:val="24"/>
          <w:szCs w:val="24"/>
        </w:rPr>
        <w:t>of</w:t>
      </w:r>
      <w:r w:rsidRPr="00357F67">
        <w:rPr>
          <w:rFonts w:ascii="Times New Roman" w:hAnsi="Times New Roman" w:cs="Times New Roman"/>
          <w:sz w:val="24"/>
          <w:szCs w:val="24"/>
        </w:rPr>
        <w:t xml:space="preserve"> two sub-basins in Northwest Oregon, USA.  The first sub-basin, Tualatin, is mixed </w:t>
      </w:r>
      <w:ins w:id="7" w:author="changh" w:date="2014-01-05T06:52:00Z">
        <w:r w:rsidR="00D36D90">
          <w:rPr>
            <w:rFonts w:ascii="Times New Roman" w:hAnsi="Times New Roman" w:cs="Times New Roman"/>
            <w:sz w:val="24"/>
            <w:szCs w:val="24"/>
          </w:rPr>
          <w:t xml:space="preserve">land </w:t>
        </w:r>
      </w:ins>
      <w:r w:rsidRPr="00357F67">
        <w:rPr>
          <w:rFonts w:ascii="Times New Roman" w:hAnsi="Times New Roman" w:cs="Times New Roman"/>
          <w:sz w:val="24"/>
          <w:szCs w:val="24"/>
        </w:rPr>
        <w:t xml:space="preserve">use and consists of forest, agriculture, and urban land </w:t>
      </w:r>
      <w:ins w:id="8" w:author="changh" w:date="2014-01-05T06:53:00Z">
        <w:r w:rsidR="00D36D90">
          <w:rPr>
            <w:rFonts w:ascii="Times New Roman" w:hAnsi="Times New Roman" w:cs="Times New Roman"/>
            <w:sz w:val="24"/>
            <w:szCs w:val="24"/>
          </w:rPr>
          <w:t>cover</w:t>
        </w:r>
      </w:ins>
      <w:del w:id="9" w:author="changh" w:date="2014-01-05T06:53:00Z">
        <w:r w:rsidRPr="00357F67" w:rsidDel="00D36D90">
          <w:rPr>
            <w:rFonts w:ascii="Times New Roman" w:hAnsi="Times New Roman" w:cs="Times New Roman"/>
            <w:sz w:val="24"/>
            <w:szCs w:val="24"/>
          </w:rPr>
          <w:delText>use</w:delText>
        </w:r>
      </w:del>
      <w:r w:rsidRPr="00357F67">
        <w:rPr>
          <w:rFonts w:ascii="Times New Roman" w:hAnsi="Times New Roman" w:cs="Times New Roman"/>
          <w:sz w:val="24"/>
          <w:szCs w:val="24"/>
        </w:rPr>
        <w:t xml:space="preserve">s.  It is highly managed and therefore data rich.  The second basin, Yamhill, is dominated by forest and agricultural lands.  It has some detailed flow monitoring, but water quality monitoring is sparse in comparison.  We </w:t>
      </w:r>
      <w:r w:rsidR="003703DC" w:rsidRPr="00357F67">
        <w:rPr>
          <w:rFonts w:ascii="Times New Roman" w:hAnsi="Times New Roman" w:cs="Times New Roman"/>
          <w:sz w:val="24"/>
          <w:szCs w:val="24"/>
        </w:rPr>
        <w:t xml:space="preserve">evaluate the spatial patterns climate and land </w:t>
      </w:r>
      <w:del w:id="10" w:author="changh" w:date="2014-01-05T06:54:00Z">
        <w:r w:rsidR="003703DC" w:rsidRPr="00357F67" w:rsidDel="00D36D90">
          <w:rPr>
            <w:rFonts w:ascii="Times New Roman" w:hAnsi="Times New Roman" w:cs="Times New Roman"/>
            <w:sz w:val="24"/>
            <w:szCs w:val="24"/>
          </w:rPr>
          <w:delText>use</w:delText>
        </w:r>
      </w:del>
      <w:ins w:id="11" w:author="changh" w:date="2014-01-05T06:54:00Z">
        <w:r w:rsidR="00D36D90">
          <w:rPr>
            <w:rFonts w:ascii="Times New Roman" w:hAnsi="Times New Roman" w:cs="Times New Roman"/>
            <w:sz w:val="24"/>
            <w:szCs w:val="24"/>
          </w:rPr>
          <w:t>cover</w:t>
        </w:r>
      </w:ins>
      <w:r w:rsidR="003703DC" w:rsidRPr="00357F67">
        <w:rPr>
          <w:rFonts w:ascii="Times New Roman" w:hAnsi="Times New Roman" w:cs="Times New Roman"/>
          <w:sz w:val="24"/>
          <w:szCs w:val="24"/>
        </w:rPr>
        <w:t xml:space="preserve"> change will have on </w:t>
      </w:r>
      <w:r w:rsidR="00911AC6" w:rsidRPr="00357F67">
        <w:rPr>
          <w:rFonts w:ascii="Times New Roman" w:hAnsi="Times New Roman" w:cs="Times New Roman"/>
          <w:sz w:val="24"/>
          <w:szCs w:val="24"/>
        </w:rPr>
        <w:t>water yield</w:t>
      </w:r>
      <w:ins w:id="12" w:author="changh" w:date="2014-01-05T06:54:00Z">
        <w:r w:rsidR="00D36D90">
          <w:rPr>
            <w:rFonts w:ascii="Times New Roman" w:hAnsi="Times New Roman" w:cs="Times New Roman"/>
            <w:sz w:val="24"/>
            <w:szCs w:val="24"/>
          </w:rPr>
          <w:t xml:space="preserve">, sediment </w:t>
        </w:r>
      </w:ins>
      <w:del w:id="13" w:author="changh" w:date="2014-01-05T06:54:00Z">
        <w:r w:rsidR="003703DC" w:rsidRPr="00357F67" w:rsidDel="00D36D90">
          <w:rPr>
            <w:rFonts w:ascii="Times New Roman" w:hAnsi="Times New Roman" w:cs="Times New Roman"/>
            <w:sz w:val="24"/>
            <w:szCs w:val="24"/>
          </w:rPr>
          <w:delText xml:space="preserve"> </w:delText>
        </w:r>
      </w:del>
      <w:r w:rsidR="003703DC" w:rsidRPr="00357F67">
        <w:rPr>
          <w:rFonts w:ascii="Times New Roman" w:hAnsi="Times New Roman" w:cs="Times New Roman"/>
          <w:sz w:val="24"/>
          <w:szCs w:val="24"/>
        </w:rPr>
        <w:t>and</w:t>
      </w:r>
      <w:ins w:id="14" w:author="changh" w:date="2014-01-05T06:54:00Z">
        <w:r w:rsidR="00D36D90">
          <w:rPr>
            <w:rFonts w:ascii="Times New Roman" w:hAnsi="Times New Roman" w:cs="Times New Roman"/>
            <w:sz w:val="24"/>
            <w:szCs w:val="24"/>
          </w:rPr>
          <w:t xml:space="preserve"> nutrient loads</w:t>
        </w:r>
      </w:ins>
      <w:del w:id="15" w:author="changh" w:date="2014-01-05T06:54:00Z">
        <w:r w:rsidR="003703DC" w:rsidRPr="00357F67" w:rsidDel="00D36D90">
          <w:rPr>
            <w:rFonts w:ascii="Times New Roman" w:hAnsi="Times New Roman" w:cs="Times New Roman"/>
            <w:sz w:val="24"/>
            <w:szCs w:val="24"/>
          </w:rPr>
          <w:delText xml:space="preserve"> water quality</w:delText>
        </w:r>
      </w:del>
      <w:r w:rsidR="003703DC" w:rsidRPr="00357F67">
        <w:rPr>
          <w:rFonts w:ascii="Times New Roman" w:hAnsi="Times New Roman" w:cs="Times New Roman"/>
          <w:sz w:val="24"/>
          <w:szCs w:val="24"/>
        </w:rPr>
        <w:t>.  We identify</w:t>
      </w:r>
      <w:r w:rsidRPr="00357F67">
        <w:rPr>
          <w:rFonts w:ascii="Times New Roman" w:hAnsi="Times New Roman" w:cs="Times New Roman"/>
          <w:sz w:val="24"/>
          <w:szCs w:val="24"/>
        </w:rPr>
        <w:t xml:space="preserve"> the CSA’s for each basin under historic conditions and future climate, land use, and management conditions.  </w:t>
      </w:r>
      <w:r w:rsidR="003703DC" w:rsidRPr="00357F67">
        <w:rPr>
          <w:rFonts w:ascii="Times New Roman" w:hAnsi="Times New Roman" w:cs="Times New Roman"/>
          <w:sz w:val="24"/>
          <w:szCs w:val="24"/>
        </w:rPr>
        <w:t>Finally, we</w:t>
      </w:r>
      <w:r w:rsidRPr="00357F67">
        <w:rPr>
          <w:rFonts w:ascii="Times New Roman" w:hAnsi="Times New Roman" w:cs="Times New Roman"/>
          <w:sz w:val="24"/>
          <w:szCs w:val="24"/>
        </w:rPr>
        <w:t xml:space="preserve"> discuss the spatial accuracy </w:t>
      </w:r>
      <w:r w:rsidR="0061711D" w:rsidRPr="00357F67">
        <w:rPr>
          <w:rFonts w:ascii="Times New Roman" w:hAnsi="Times New Roman" w:cs="Times New Roman"/>
          <w:sz w:val="24"/>
          <w:szCs w:val="24"/>
        </w:rPr>
        <w:t xml:space="preserve">and uncertainty </w:t>
      </w:r>
      <w:r w:rsidRPr="00357F67">
        <w:rPr>
          <w:rFonts w:ascii="Times New Roman" w:hAnsi="Times New Roman" w:cs="Times New Roman"/>
          <w:sz w:val="24"/>
          <w:szCs w:val="24"/>
        </w:rPr>
        <w:t xml:space="preserve">of these models.  </w:t>
      </w:r>
      <w:ins w:id="16" w:author="changh" w:date="2014-01-05T06:54:00Z">
        <w:r w:rsidR="00D36D90">
          <w:rPr>
            <w:rFonts w:ascii="Times New Roman" w:hAnsi="Times New Roman" w:cs="Times New Roman"/>
            <w:sz w:val="24"/>
            <w:szCs w:val="24"/>
          </w:rPr>
          <w:t>Implication of this research?</w:t>
        </w:r>
      </w:ins>
    </w:p>
    <w:p w:rsidR="008A6D73" w:rsidRPr="00357F67" w:rsidRDefault="008A6D73" w:rsidP="008A6D73">
      <w:pPr>
        <w:spacing w:line="240" w:lineRule="auto"/>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1.  Introduction</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 xml:space="preserve">Many of earth’s biophysical processes provide the foundation upon which the global economy is based (MA 2005).  Yet the services we receive from nature, termed ecosystem services, are economically undervalued (Costanza et al 1997).  As a result, many economic decisions do not consider the impacts human activities will have on the ecosystems we depend upon.  </w:t>
      </w:r>
      <w:r w:rsidR="008A6D73" w:rsidRPr="00357F67">
        <w:rPr>
          <w:rFonts w:ascii="Times New Roman" w:hAnsi="Times New Roman" w:cs="Times New Roman"/>
          <w:sz w:val="24"/>
          <w:szCs w:val="24"/>
        </w:rPr>
        <w:t xml:space="preserve">In the absence of strict government regulations promoting healthy land and water management, </w:t>
      </w:r>
      <w:r w:rsidR="00966605" w:rsidRPr="00357F67">
        <w:rPr>
          <w:rFonts w:ascii="Times New Roman" w:hAnsi="Times New Roman" w:cs="Times New Roman"/>
          <w:sz w:val="24"/>
          <w:szCs w:val="24"/>
        </w:rPr>
        <w:t xml:space="preserve">researchers are exploring </w:t>
      </w:r>
      <w:r w:rsidR="008A6D73" w:rsidRPr="00357F67">
        <w:rPr>
          <w:rFonts w:ascii="Times New Roman" w:hAnsi="Times New Roman" w:cs="Times New Roman"/>
          <w:sz w:val="24"/>
          <w:szCs w:val="24"/>
        </w:rPr>
        <w:t>innovative solutions such as</w:t>
      </w:r>
      <w:r w:rsidR="00C4189A" w:rsidRPr="00357F67">
        <w:rPr>
          <w:rFonts w:ascii="Times New Roman" w:hAnsi="Times New Roman" w:cs="Times New Roman"/>
          <w:sz w:val="24"/>
          <w:szCs w:val="24"/>
        </w:rPr>
        <w:t xml:space="preserve"> providing payments to landowners who manage their lands </w:t>
      </w:r>
      <w:r w:rsidR="009138D2" w:rsidRPr="00357F67">
        <w:rPr>
          <w:rFonts w:ascii="Times New Roman" w:hAnsi="Times New Roman" w:cs="Times New Roman"/>
          <w:sz w:val="24"/>
          <w:szCs w:val="24"/>
        </w:rPr>
        <w:t>sustainably</w:t>
      </w:r>
      <w:r w:rsidR="00C4189A" w:rsidRPr="00357F67">
        <w:rPr>
          <w:rFonts w:ascii="Times New Roman" w:hAnsi="Times New Roman" w:cs="Times New Roman"/>
          <w:sz w:val="24"/>
          <w:szCs w:val="24"/>
        </w:rPr>
        <w:t>.  This approach is termed the Payment for Ecosystem S</w:t>
      </w:r>
      <w:r w:rsidR="008A6D73" w:rsidRPr="00357F67">
        <w:rPr>
          <w:rFonts w:ascii="Times New Roman" w:hAnsi="Times New Roman" w:cs="Times New Roman"/>
          <w:sz w:val="24"/>
          <w:szCs w:val="24"/>
        </w:rPr>
        <w:t>ervices (PES) approach (Farley and Costanza 2010)</w:t>
      </w:r>
      <w:r w:rsidR="00A37CEA" w:rsidRPr="00357F67">
        <w:rPr>
          <w:rFonts w:ascii="Times New Roman" w:hAnsi="Times New Roman" w:cs="Times New Roman"/>
          <w:sz w:val="24"/>
          <w:szCs w:val="24"/>
        </w:rPr>
        <w:t>.  In northwest Oregon, the Oregon Department of Environmental Quality</w:t>
      </w:r>
      <w:r w:rsidR="00966605" w:rsidRPr="00357F67">
        <w:rPr>
          <w:rFonts w:ascii="Times New Roman" w:hAnsi="Times New Roman" w:cs="Times New Roman"/>
          <w:sz w:val="24"/>
          <w:szCs w:val="24"/>
        </w:rPr>
        <w:t xml:space="preserve"> (ODEQ)</w:t>
      </w:r>
      <w:r w:rsidR="00A37CEA" w:rsidRPr="00357F67">
        <w:rPr>
          <w:rFonts w:ascii="Times New Roman" w:hAnsi="Times New Roman" w:cs="Times New Roman"/>
          <w:sz w:val="24"/>
          <w:szCs w:val="24"/>
        </w:rPr>
        <w:t xml:space="preserve"> developed a payment scheme to enable Clean Water Services (CWS), the owner of wastewater treatment facilities in the Tualatin basin, to offset thermal loads by </w:t>
      </w:r>
      <w:r w:rsidR="00A37CEA" w:rsidRPr="00357F67">
        <w:rPr>
          <w:rFonts w:ascii="Times New Roman" w:hAnsi="Times New Roman" w:cs="Times New Roman"/>
          <w:sz w:val="24"/>
          <w:szCs w:val="24"/>
        </w:rPr>
        <w:lastRenderedPageBreak/>
        <w:t xml:space="preserve">planting trees </w:t>
      </w:r>
      <w:r w:rsidR="009138D2" w:rsidRPr="00357F67">
        <w:rPr>
          <w:rFonts w:ascii="Times New Roman" w:hAnsi="Times New Roman" w:cs="Times New Roman"/>
          <w:sz w:val="24"/>
          <w:szCs w:val="24"/>
        </w:rPr>
        <w:t xml:space="preserve">along stream banks </w:t>
      </w:r>
      <w:r w:rsidR="00A37CEA" w:rsidRPr="00357F67">
        <w:rPr>
          <w:rFonts w:ascii="Times New Roman" w:hAnsi="Times New Roman" w:cs="Times New Roman"/>
          <w:sz w:val="24"/>
          <w:szCs w:val="24"/>
        </w:rPr>
        <w:t xml:space="preserve">instead of constructing a refrigeration unit </w:t>
      </w:r>
      <w:r w:rsidR="00C4189A" w:rsidRPr="00357F67">
        <w:rPr>
          <w:rFonts w:ascii="Times New Roman" w:hAnsi="Times New Roman" w:cs="Times New Roman"/>
          <w:sz w:val="24"/>
          <w:szCs w:val="24"/>
        </w:rPr>
        <w:t>to cool</w:t>
      </w:r>
      <w:r w:rsidR="00A37CEA" w:rsidRPr="00357F67">
        <w:rPr>
          <w:rFonts w:ascii="Times New Roman" w:hAnsi="Times New Roman" w:cs="Times New Roman"/>
          <w:sz w:val="24"/>
          <w:szCs w:val="24"/>
        </w:rPr>
        <w:t xml:space="preserve"> </w:t>
      </w:r>
      <w:r w:rsidR="00966605" w:rsidRPr="00357F67">
        <w:rPr>
          <w:rFonts w:ascii="Times New Roman" w:hAnsi="Times New Roman" w:cs="Times New Roman"/>
          <w:sz w:val="24"/>
          <w:szCs w:val="24"/>
        </w:rPr>
        <w:t>water</w:t>
      </w:r>
      <w:r w:rsidR="00A37CEA" w:rsidRPr="00357F67">
        <w:rPr>
          <w:rFonts w:ascii="Times New Roman" w:hAnsi="Times New Roman" w:cs="Times New Roman"/>
          <w:sz w:val="24"/>
          <w:szCs w:val="24"/>
        </w:rPr>
        <w:t xml:space="preserve"> (Cochran and Logue 2011).  The Willamette Partnership (</w:t>
      </w:r>
      <w:hyperlink r:id="rId9" w:history="1">
        <w:r w:rsidR="00A37CEA" w:rsidRPr="00357F67">
          <w:rPr>
            <w:rStyle w:val="Hyperlink"/>
            <w:rFonts w:ascii="Times New Roman" w:hAnsi="Times New Roman" w:cs="Times New Roman"/>
            <w:sz w:val="24"/>
            <w:szCs w:val="24"/>
          </w:rPr>
          <w:t>http://willamettepartnership.org/</w:t>
        </w:r>
      </w:hyperlink>
      <w:r w:rsidR="00A37CEA" w:rsidRPr="00357F67">
        <w:rPr>
          <w:rFonts w:ascii="Times New Roman" w:hAnsi="Times New Roman" w:cs="Times New Roman"/>
          <w:sz w:val="24"/>
          <w:szCs w:val="24"/>
        </w:rPr>
        <w:t xml:space="preserve">) was created in  </w:t>
      </w:r>
      <w:r w:rsidR="00B21F35" w:rsidRPr="00357F67">
        <w:rPr>
          <w:rFonts w:ascii="Times New Roman" w:hAnsi="Times New Roman" w:cs="Times New Roman"/>
          <w:sz w:val="24"/>
          <w:szCs w:val="24"/>
        </w:rPr>
        <w:t xml:space="preserve">2004 </w:t>
      </w:r>
      <w:r w:rsidR="00966605" w:rsidRPr="00357F67">
        <w:rPr>
          <w:rFonts w:ascii="Times New Roman" w:hAnsi="Times New Roman" w:cs="Times New Roman"/>
          <w:sz w:val="24"/>
          <w:szCs w:val="24"/>
        </w:rPr>
        <w:t xml:space="preserve">and </w:t>
      </w:r>
      <w:r w:rsidR="00C4189A" w:rsidRPr="00357F67">
        <w:rPr>
          <w:rFonts w:ascii="Times New Roman" w:hAnsi="Times New Roman" w:cs="Times New Roman"/>
          <w:sz w:val="24"/>
          <w:szCs w:val="24"/>
        </w:rPr>
        <w:t>has developed</w:t>
      </w:r>
      <w:r w:rsidR="00B21F35" w:rsidRPr="00357F67">
        <w:rPr>
          <w:rFonts w:ascii="Times New Roman" w:hAnsi="Times New Roman" w:cs="Times New Roman"/>
          <w:sz w:val="24"/>
          <w:szCs w:val="24"/>
        </w:rPr>
        <w:t xml:space="preserve"> a water quality trading program to help improve water quality throughout the Willamette River watershed.  </w:t>
      </w:r>
    </w:p>
    <w:p w:rsidR="00B21F35" w:rsidRPr="00357F67" w:rsidRDefault="00B21F35"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966605" w:rsidRPr="00357F67">
        <w:rPr>
          <w:rFonts w:ascii="Times New Roman" w:hAnsi="Times New Roman" w:cs="Times New Roman"/>
          <w:sz w:val="24"/>
          <w:szCs w:val="24"/>
        </w:rPr>
        <w:t>In order to ensure these payments are directed to the areas of the watershed that can provide the</w:t>
      </w:r>
      <w:r w:rsidRPr="00357F67">
        <w:rPr>
          <w:rFonts w:ascii="Times New Roman" w:hAnsi="Times New Roman" w:cs="Times New Roman"/>
          <w:sz w:val="24"/>
          <w:szCs w:val="24"/>
        </w:rPr>
        <w:t xml:space="preserve"> greatest improvement to water quality</w:t>
      </w:r>
      <w:r w:rsidR="00C4189A" w:rsidRPr="00357F67">
        <w:rPr>
          <w:rFonts w:ascii="Times New Roman" w:hAnsi="Times New Roman" w:cs="Times New Roman"/>
          <w:sz w:val="24"/>
          <w:szCs w:val="24"/>
        </w:rPr>
        <w:t>,</w:t>
      </w:r>
      <w:r w:rsidR="00966605" w:rsidRPr="00357F67">
        <w:rPr>
          <w:rFonts w:ascii="Times New Roman" w:hAnsi="Times New Roman" w:cs="Times New Roman"/>
          <w:sz w:val="24"/>
          <w:szCs w:val="24"/>
        </w:rPr>
        <w:t xml:space="preserve"> researchers use both field studies and models</w:t>
      </w:r>
      <w:r w:rsidRPr="00357F67">
        <w:rPr>
          <w:rFonts w:ascii="Times New Roman" w:hAnsi="Times New Roman" w:cs="Times New Roman"/>
          <w:sz w:val="24"/>
          <w:szCs w:val="24"/>
        </w:rPr>
        <w:t xml:space="preserve">.  </w:t>
      </w:r>
      <w:r w:rsidR="00966605" w:rsidRPr="00357F67">
        <w:rPr>
          <w:rFonts w:ascii="Times New Roman" w:hAnsi="Times New Roman" w:cs="Times New Roman"/>
          <w:sz w:val="24"/>
          <w:szCs w:val="24"/>
        </w:rPr>
        <w:t>While f</w:t>
      </w:r>
      <w:r w:rsidRPr="00357F67">
        <w:rPr>
          <w:rFonts w:ascii="Times New Roman" w:hAnsi="Times New Roman" w:cs="Times New Roman"/>
          <w:sz w:val="24"/>
          <w:szCs w:val="24"/>
        </w:rPr>
        <w:t>ield studies</w:t>
      </w:r>
      <w:r w:rsidR="00966605" w:rsidRPr="00357F67">
        <w:rPr>
          <w:rFonts w:ascii="Times New Roman" w:hAnsi="Times New Roman" w:cs="Times New Roman"/>
          <w:sz w:val="24"/>
          <w:szCs w:val="24"/>
        </w:rPr>
        <w:t xml:space="preserve"> are the most accurate, they are also the most resource intensive.</w:t>
      </w:r>
      <w:r w:rsidRPr="00357F67">
        <w:rPr>
          <w:rFonts w:ascii="Times New Roman" w:hAnsi="Times New Roman" w:cs="Times New Roman"/>
          <w:sz w:val="24"/>
          <w:szCs w:val="24"/>
        </w:rPr>
        <w:t xml:space="preserve"> </w:t>
      </w:r>
      <w:r w:rsidR="00966605" w:rsidRPr="00357F67">
        <w:rPr>
          <w:rFonts w:ascii="Times New Roman" w:hAnsi="Times New Roman" w:cs="Times New Roman"/>
          <w:sz w:val="24"/>
          <w:szCs w:val="24"/>
        </w:rPr>
        <w:t>After a thorough search for empirical studies of erosion o</w:t>
      </w:r>
      <w:r w:rsidR="009138D2" w:rsidRPr="00357F67">
        <w:rPr>
          <w:rFonts w:ascii="Times New Roman" w:hAnsi="Times New Roman" w:cs="Times New Roman"/>
          <w:sz w:val="24"/>
          <w:szCs w:val="24"/>
        </w:rPr>
        <w:t>ff the landscape in Washington C</w:t>
      </w:r>
      <w:r w:rsidR="00966605" w:rsidRPr="00357F67">
        <w:rPr>
          <w:rFonts w:ascii="Times New Roman" w:hAnsi="Times New Roman" w:cs="Times New Roman"/>
          <w:sz w:val="24"/>
          <w:szCs w:val="24"/>
        </w:rPr>
        <w:t>ounty, all we could find was a Soil &amp; Water conservation district project using the EPIC model to predict erosion off agricultural lands (Moberg 1995).  While the report discusses the need for further field scal</w:t>
      </w:r>
      <w:r w:rsidR="00C4189A" w:rsidRPr="00357F67">
        <w:rPr>
          <w:rFonts w:ascii="Times New Roman" w:hAnsi="Times New Roman" w:cs="Times New Roman"/>
          <w:sz w:val="24"/>
          <w:szCs w:val="24"/>
        </w:rPr>
        <w:t>e studies to validate the model</w:t>
      </w:r>
      <w:r w:rsidR="00966605" w:rsidRPr="00357F67">
        <w:rPr>
          <w:rFonts w:ascii="Times New Roman" w:hAnsi="Times New Roman" w:cs="Times New Roman"/>
          <w:sz w:val="24"/>
          <w:szCs w:val="24"/>
        </w:rPr>
        <w:t xml:space="preserve"> and mentions funding for future work, the results of that project were inconclusive and ultimately </w:t>
      </w:r>
      <w:r w:rsidR="00C4189A" w:rsidRPr="00357F67">
        <w:rPr>
          <w:rFonts w:ascii="Times New Roman" w:hAnsi="Times New Roman" w:cs="Times New Roman"/>
          <w:sz w:val="24"/>
          <w:szCs w:val="24"/>
        </w:rPr>
        <w:t>went unpublished</w:t>
      </w:r>
      <w:r w:rsidR="00966605" w:rsidRPr="00357F67">
        <w:rPr>
          <w:rFonts w:ascii="Times New Roman" w:hAnsi="Times New Roman" w:cs="Times New Roman"/>
          <w:sz w:val="24"/>
          <w:szCs w:val="24"/>
        </w:rPr>
        <w:t xml:space="preserve">.  </w:t>
      </w:r>
      <w:r w:rsidRPr="00357F67">
        <w:rPr>
          <w:rFonts w:ascii="Times New Roman" w:hAnsi="Times New Roman" w:cs="Times New Roman"/>
          <w:sz w:val="24"/>
          <w:szCs w:val="24"/>
        </w:rPr>
        <w:t xml:space="preserve">Therefore, while there is a lot of uncertainty in modeled results, it is often times the </w:t>
      </w:r>
      <w:r w:rsidR="004E6C7E" w:rsidRPr="00357F67">
        <w:rPr>
          <w:rFonts w:ascii="Times New Roman" w:hAnsi="Times New Roman" w:cs="Times New Roman"/>
          <w:sz w:val="24"/>
          <w:szCs w:val="24"/>
        </w:rPr>
        <w:t>only</w:t>
      </w:r>
      <w:r w:rsidRPr="00357F67">
        <w:rPr>
          <w:rFonts w:ascii="Times New Roman" w:hAnsi="Times New Roman" w:cs="Times New Roman"/>
          <w:sz w:val="24"/>
          <w:szCs w:val="24"/>
        </w:rPr>
        <w:t xml:space="preserve"> information available.  </w:t>
      </w:r>
    </w:p>
    <w:p w:rsidR="00047AA6" w:rsidRPr="00357F67" w:rsidRDefault="00B21F35"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 xml:space="preserve">Given this reality, it is important to understand </w:t>
      </w:r>
      <w:r w:rsidR="00DF222E" w:rsidRPr="00357F67">
        <w:rPr>
          <w:rFonts w:ascii="Times New Roman" w:hAnsi="Times New Roman" w:cs="Times New Roman"/>
          <w:sz w:val="24"/>
          <w:szCs w:val="24"/>
        </w:rPr>
        <w:t xml:space="preserve">how the </w:t>
      </w:r>
      <w:r w:rsidR="009138D2" w:rsidRPr="00357F67">
        <w:rPr>
          <w:rFonts w:ascii="Times New Roman" w:hAnsi="Times New Roman" w:cs="Times New Roman"/>
          <w:sz w:val="24"/>
          <w:szCs w:val="24"/>
        </w:rPr>
        <w:t xml:space="preserve">choice, </w:t>
      </w:r>
      <w:r w:rsidR="00DF222E" w:rsidRPr="00357F67">
        <w:rPr>
          <w:rFonts w:ascii="Times New Roman" w:hAnsi="Times New Roman" w:cs="Times New Roman"/>
          <w:sz w:val="24"/>
          <w:szCs w:val="24"/>
        </w:rPr>
        <w:t>calibration</w:t>
      </w:r>
      <w:r w:rsidR="009138D2" w:rsidRPr="00357F67">
        <w:rPr>
          <w:rFonts w:ascii="Times New Roman" w:hAnsi="Times New Roman" w:cs="Times New Roman"/>
          <w:sz w:val="24"/>
          <w:szCs w:val="24"/>
        </w:rPr>
        <w:t>, and input data</w:t>
      </w:r>
      <w:r w:rsidR="00DF222E" w:rsidRPr="00357F67">
        <w:rPr>
          <w:rFonts w:ascii="Times New Roman" w:hAnsi="Times New Roman" w:cs="Times New Roman"/>
          <w:sz w:val="24"/>
          <w:szCs w:val="24"/>
        </w:rPr>
        <w:t xml:space="preserve"> </w:t>
      </w:r>
      <w:r w:rsidR="004E6C7E" w:rsidRPr="00357F67">
        <w:rPr>
          <w:rFonts w:ascii="Times New Roman" w:hAnsi="Times New Roman" w:cs="Times New Roman"/>
          <w:sz w:val="24"/>
          <w:szCs w:val="24"/>
        </w:rPr>
        <w:t>of</w:t>
      </w:r>
      <w:r w:rsidR="00DF222E" w:rsidRPr="00357F67">
        <w:rPr>
          <w:rFonts w:ascii="Times New Roman" w:hAnsi="Times New Roman" w:cs="Times New Roman"/>
          <w:sz w:val="24"/>
          <w:szCs w:val="24"/>
        </w:rPr>
        <w:t xml:space="preserve"> models </w:t>
      </w:r>
      <w:r w:rsidR="007C577E" w:rsidRPr="00357F67">
        <w:rPr>
          <w:rFonts w:ascii="Times New Roman" w:hAnsi="Times New Roman" w:cs="Times New Roman"/>
          <w:sz w:val="24"/>
          <w:szCs w:val="24"/>
        </w:rPr>
        <w:t>determine</w:t>
      </w:r>
      <w:r w:rsidR="00DF222E" w:rsidRPr="00357F67">
        <w:rPr>
          <w:rFonts w:ascii="Times New Roman" w:hAnsi="Times New Roman" w:cs="Times New Roman"/>
          <w:sz w:val="24"/>
          <w:szCs w:val="24"/>
        </w:rPr>
        <w:t xml:space="preserve"> the identification of CSAs.  Niraula et al (2011) compare an uncalibrated SWAT model to a lumped calibrated SWAT model and found no significant difference between the identification of CSA’s in model output.  Niraula et al (2013) compare a calibrated SWAT model with a calibrated GWLF model and found that due to differences in model algorithms, CSAs can vary depending on the model used.  </w:t>
      </w:r>
      <w:r w:rsidR="00C4189A" w:rsidRPr="00357F67">
        <w:rPr>
          <w:rFonts w:ascii="Times New Roman" w:hAnsi="Times New Roman" w:cs="Times New Roman"/>
          <w:sz w:val="24"/>
          <w:szCs w:val="24"/>
        </w:rPr>
        <w:t xml:space="preserve">These findings are important </w:t>
      </w:r>
      <w:r w:rsidR="007C577E" w:rsidRPr="00357F67">
        <w:rPr>
          <w:rFonts w:ascii="Times New Roman" w:hAnsi="Times New Roman" w:cs="Times New Roman"/>
          <w:sz w:val="24"/>
          <w:szCs w:val="24"/>
        </w:rPr>
        <w:t>but do not investigate how CSA’s change under various climate, land use, and management scenarios</w:t>
      </w:r>
      <w:r w:rsidR="00C4189A" w:rsidRPr="00357F67">
        <w:rPr>
          <w:rFonts w:ascii="Times New Roman" w:hAnsi="Times New Roman" w:cs="Times New Roman"/>
          <w:sz w:val="24"/>
          <w:szCs w:val="24"/>
        </w:rPr>
        <w:t xml:space="preserve">.  </w:t>
      </w:r>
      <w:r w:rsidR="007C577E" w:rsidRPr="00357F67">
        <w:rPr>
          <w:rFonts w:ascii="Times New Roman" w:hAnsi="Times New Roman" w:cs="Times New Roman"/>
          <w:sz w:val="24"/>
          <w:szCs w:val="24"/>
        </w:rPr>
        <w:t>Furthermore, i</w:t>
      </w:r>
      <w:r w:rsidR="00DF222E" w:rsidRPr="00357F67">
        <w:rPr>
          <w:rFonts w:ascii="Times New Roman" w:hAnsi="Times New Roman" w:cs="Times New Roman"/>
          <w:sz w:val="24"/>
          <w:szCs w:val="24"/>
        </w:rPr>
        <w:t xml:space="preserve">n both of these studies, one gage was used to calibrate the model.  While one gage </w:t>
      </w:r>
      <w:r w:rsidR="00966605" w:rsidRPr="00357F67">
        <w:rPr>
          <w:rFonts w:ascii="Times New Roman" w:hAnsi="Times New Roman" w:cs="Times New Roman"/>
          <w:sz w:val="24"/>
          <w:szCs w:val="24"/>
        </w:rPr>
        <w:t>may be sufficient for studies interested in loading</w:t>
      </w:r>
      <w:r w:rsidR="00C4189A" w:rsidRPr="00357F67">
        <w:rPr>
          <w:rFonts w:ascii="Times New Roman" w:hAnsi="Times New Roman" w:cs="Times New Roman"/>
          <w:sz w:val="24"/>
          <w:szCs w:val="24"/>
        </w:rPr>
        <w:t>s</w:t>
      </w:r>
      <w:r w:rsidR="00966605" w:rsidRPr="00357F67">
        <w:rPr>
          <w:rFonts w:ascii="Times New Roman" w:hAnsi="Times New Roman" w:cs="Times New Roman"/>
          <w:sz w:val="24"/>
          <w:szCs w:val="24"/>
        </w:rPr>
        <w:t xml:space="preserve"> at the mouth of the basin</w:t>
      </w:r>
      <w:r w:rsidR="00DF222E" w:rsidRPr="00357F67">
        <w:rPr>
          <w:rFonts w:ascii="Times New Roman" w:hAnsi="Times New Roman" w:cs="Times New Roman"/>
          <w:sz w:val="24"/>
          <w:szCs w:val="24"/>
        </w:rPr>
        <w:t xml:space="preserve">, </w:t>
      </w:r>
      <w:r w:rsidR="004E6C7E" w:rsidRPr="00357F67">
        <w:rPr>
          <w:rFonts w:ascii="Times New Roman" w:hAnsi="Times New Roman" w:cs="Times New Roman"/>
          <w:sz w:val="24"/>
          <w:szCs w:val="24"/>
        </w:rPr>
        <w:t xml:space="preserve">and while often times only one gage is available for calibration, </w:t>
      </w:r>
      <w:r w:rsidR="00DF222E" w:rsidRPr="00357F67">
        <w:rPr>
          <w:rFonts w:ascii="Times New Roman" w:hAnsi="Times New Roman" w:cs="Times New Roman"/>
          <w:sz w:val="24"/>
          <w:szCs w:val="24"/>
        </w:rPr>
        <w:t>the spatial nature o</w:t>
      </w:r>
      <w:r w:rsidR="00966605" w:rsidRPr="00357F67">
        <w:rPr>
          <w:rFonts w:ascii="Times New Roman" w:hAnsi="Times New Roman" w:cs="Times New Roman"/>
          <w:sz w:val="24"/>
          <w:szCs w:val="24"/>
        </w:rPr>
        <w:t xml:space="preserve">f CSA identification means that important information may be lost by calibrating with </w:t>
      </w:r>
      <w:r w:rsidR="004E6C7E" w:rsidRPr="00357F67">
        <w:rPr>
          <w:rFonts w:ascii="Times New Roman" w:hAnsi="Times New Roman" w:cs="Times New Roman"/>
          <w:sz w:val="24"/>
          <w:szCs w:val="24"/>
        </w:rPr>
        <w:t xml:space="preserve">only </w:t>
      </w:r>
      <w:r w:rsidR="00966605" w:rsidRPr="00357F67">
        <w:rPr>
          <w:rFonts w:ascii="Times New Roman" w:hAnsi="Times New Roman" w:cs="Times New Roman"/>
          <w:sz w:val="24"/>
          <w:szCs w:val="24"/>
        </w:rPr>
        <w:t xml:space="preserve">one gage.  </w:t>
      </w:r>
      <w:r w:rsidR="004E6C7E" w:rsidRPr="00357F67">
        <w:rPr>
          <w:rFonts w:ascii="Times New Roman" w:hAnsi="Times New Roman" w:cs="Times New Roman"/>
          <w:sz w:val="24"/>
          <w:szCs w:val="24"/>
        </w:rPr>
        <w:t xml:space="preserve">Chiang et al (2012) show that calibration results for total nitrogen improve with the </w:t>
      </w:r>
      <w:r w:rsidR="00C4189A" w:rsidRPr="00357F67">
        <w:rPr>
          <w:rFonts w:ascii="Times New Roman" w:hAnsi="Times New Roman" w:cs="Times New Roman"/>
          <w:sz w:val="24"/>
          <w:szCs w:val="24"/>
        </w:rPr>
        <w:t xml:space="preserve">inclusion of multiple gages, </w:t>
      </w:r>
      <w:r w:rsidR="00B0197A" w:rsidRPr="00357F67">
        <w:rPr>
          <w:rFonts w:ascii="Times New Roman" w:hAnsi="Times New Roman" w:cs="Times New Roman"/>
          <w:sz w:val="24"/>
          <w:szCs w:val="24"/>
        </w:rPr>
        <w:t xml:space="preserve">but </w:t>
      </w:r>
      <w:r w:rsidR="00D13CC0" w:rsidRPr="00357F67">
        <w:rPr>
          <w:rFonts w:ascii="Times New Roman" w:hAnsi="Times New Roman" w:cs="Times New Roman"/>
          <w:sz w:val="24"/>
          <w:szCs w:val="24"/>
        </w:rPr>
        <w:t xml:space="preserve">they do not look at how these calibrations change the locations of CSAs.  </w:t>
      </w:r>
      <w:r w:rsidR="00B0197A" w:rsidRPr="00357F67">
        <w:rPr>
          <w:rFonts w:ascii="Times New Roman" w:hAnsi="Times New Roman" w:cs="Times New Roman"/>
          <w:sz w:val="24"/>
          <w:szCs w:val="24"/>
        </w:rPr>
        <w:t xml:space="preserve">In this study we investigate the following </w:t>
      </w:r>
      <w:r w:rsidR="00047AA6" w:rsidRPr="00357F67">
        <w:rPr>
          <w:rFonts w:ascii="Times New Roman" w:hAnsi="Times New Roman" w:cs="Times New Roman"/>
          <w:sz w:val="24"/>
          <w:szCs w:val="24"/>
        </w:rPr>
        <w:t xml:space="preserve">research questions:  1)  Do the locations of CSA’s change when </w:t>
      </w:r>
      <w:r w:rsidR="00B0197A" w:rsidRPr="00357F67">
        <w:rPr>
          <w:rFonts w:ascii="Times New Roman" w:hAnsi="Times New Roman" w:cs="Times New Roman"/>
          <w:sz w:val="24"/>
          <w:szCs w:val="24"/>
        </w:rPr>
        <w:t xml:space="preserve">models of the Yamhill and Tualatin basins </w:t>
      </w:r>
      <w:r w:rsidR="007C577E" w:rsidRPr="00357F67">
        <w:rPr>
          <w:rFonts w:ascii="Times New Roman" w:hAnsi="Times New Roman" w:cs="Times New Roman"/>
          <w:sz w:val="24"/>
          <w:szCs w:val="24"/>
        </w:rPr>
        <w:t>are run with future climate, land use, and management scenarios?</w:t>
      </w:r>
      <w:r w:rsidR="00B0197A" w:rsidRPr="00357F67">
        <w:rPr>
          <w:rFonts w:ascii="Times New Roman" w:hAnsi="Times New Roman" w:cs="Times New Roman"/>
          <w:sz w:val="24"/>
          <w:szCs w:val="24"/>
        </w:rPr>
        <w:t xml:space="preserve">  </w:t>
      </w:r>
      <w:r w:rsidR="00047AA6" w:rsidRPr="00357F67">
        <w:rPr>
          <w:rFonts w:ascii="Times New Roman" w:hAnsi="Times New Roman" w:cs="Times New Roman"/>
          <w:sz w:val="24"/>
          <w:szCs w:val="24"/>
        </w:rPr>
        <w:t xml:space="preserve">2)  </w:t>
      </w:r>
      <w:r w:rsidR="007C577E" w:rsidRPr="00357F67">
        <w:rPr>
          <w:rFonts w:ascii="Times New Roman" w:hAnsi="Times New Roman" w:cs="Times New Roman"/>
          <w:sz w:val="24"/>
          <w:szCs w:val="24"/>
        </w:rPr>
        <w:t>If the locations do change, why do they change and what are the spatial patterns of these changes?</w:t>
      </w:r>
      <w:r w:rsidR="00047AA6" w:rsidRPr="00357F67">
        <w:rPr>
          <w:rFonts w:ascii="Times New Roman" w:hAnsi="Times New Roman" w:cs="Times New Roman"/>
          <w:sz w:val="24"/>
          <w:szCs w:val="24"/>
        </w:rPr>
        <w:t xml:space="preserve"> and 3)  </w:t>
      </w:r>
      <w:r w:rsidR="007C577E" w:rsidRPr="00357F67">
        <w:rPr>
          <w:rFonts w:ascii="Times New Roman" w:hAnsi="Times New Roman" w:cs="Times New Roman"/>
          <w:sz w:val="24"/>
          <w:szCs w:val="24"/>
        </w:rPr>
        <w:t>Does the Tualatin model contain spatial accuracy when measured against multiple gages?  If not, why, and what calibration strategies can be used to minimize these errors?</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2.  Study Site</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2.1 Tualatin</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The 1,829 km</w:t>
      </w:r>
      <w:r w:rsidRPr="00357F67">
        <w:rPr>
          <w:rFonts w:ascii="Times New Roman" w:hAnsi="Times New Roman" w:cs="Times New Roman"/>
          <w:sz w:val="24"/>
          <w:szCs w:val="24"/>
          <w:vertAlign w:val="superscript"/>
        </w:rPr>
        <w:t>2</w:t>
      </w:r>
      <w:r w:rsidRPr="00357F67">
        <w:rPr>
          <w:rFonts w:ascii="Times New Roman" w:hAnsi="Times New Roman" w:cs="Times New Roman"/>
          <w:sz w:val="24"/>
          <w:szCs w:val="24"/>
        </w:rPr>
        <w:t xml:space="preserve"> Tualatin River Basin roughly shares the borders of Washington County in Northwestern Oregon (Fig. 1).  The basin is bordered by the Coast range to the west, Tualatin Mountains (West Hills) to the north and east, and the Chehalem Mountains to the south.  With the exception of its headwaters which originate in the Coast Range, the Tualatin River is a low-gradient, meandering river which travels 130 km east, before emptying into the Willamette River.  Elevation in the basin ranges from a high of 1,057 m to a low of 17 m at the river’s mouth, and has a mean elevation of 195 m.  Soils in the basin formed from weathering of the Columbia River Basalt Group, and deposition of the Willamette Silts by the Missoula Floods during the late Pleistocene.  The region has a modified marine climate, dominated by cool wet winters, and warm dry summers (Fig 2).  In upper elevations, annual precipitation ranges from 1,330 to 3,280 mm and average daily temperatures range from 4 to 27°C in the summer and -16 to 12°C in the winter.  In the valley, annual precipitation ranges from 740 to 1,850 mm, and average daily temperatures range from 10 to 31°C in the summer, and -10 to 15°C in the winter.  </w:t>
      </w:r>
    </w:p>
    <w:p w:rsidR="004559AB" w:rsidRPr="00357F67" w:rsidRDefault="004559AB" w:rsidP="008A6D73">
      <w:pPr>
        <w:spacing w:line="240" w:lineRule="auto"/>
        <w:ind w:firstLine="720"/>
        <w:rPr>
          <w:rFonts w:ascii="Times New Roman" w:hAnsi="Times New Roman" w:cs="Times New Roman"/>
          <w:sz w:val="24"/>
          <w:szCs w:val="24"/>
        </w:rPr>
      </w:pPr>
    </w:p>
    <w:tbl>
      <w:tblPr>
        <w:tblW w:w="6061" w:type="dxa"/>
        <w:jc w:val="center"/>
        <w:tblInd w:w="93" w:type="dxa"/>
        <w:tblLook w:val="04A0" w:firstRow="1" w:lastRow="0" w:firstColumn="1" w:lastColumn="0" w:noHBand="0" w:noVBand="1"/>
      </w:tblPr>
      <w:tblGrid>
        <w:gridCol w:w="1092"/>
        <w:gridCol w:w="883"/>
        <w:gridCol w:w="937"/>
        <w:gridCol w:w="771"/>
        <w:gridCol w:w="771"/>
        <w:gridCol w:w="1660"/>
      </w:tblGrid>
      <w:tr w:rsidR="004559AB" w:rsidRPr="00357F67"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b/>
                <w:color w:val="000000"/>
                <w:sz w:val="24"/>
                <w:szCs w:val="24"/>
              </w:rPr>
              <w:t>Table 1</w:t>
            </w:r>
            <w:r w:rsidRPr="00357F67">
              <w:rPr>
                <w:rFonts w:ascii="Times New Roman" w:eastAsia="Times New Roman" w:hAnsi="Times New Roman" w:cs="Times New Roman"/>
                <w:color w:val="000000"/>
                <w:sz w:val="24"/>
                <w:szCs w:val="24"/>
              </w:rPr>
              <w:t>:  Historic water budget (mm) for the time period 09/30/1994 - 10/22/2010</w:t>
            </w:r>
          </w:p>
        </w:tc>
      </w:tr>
      <w:tr w:rsidR="004559AB" w:rsidRPr="00357F67"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Precip</w:t>
            </w:r>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Runoff Ratio</w:t>
            </w:r>
          </w:p>
        </w:tc>
      </w:tr>
      <w:tr w:rsidR="004559AB" w:rsidRPr="00357F67"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i/>
                <w:color w:val="000000"/>
                <w:sz w:val="24"/>
                <w:szCs w:val="24"/>
              </w:rPr>
            </w:pPr>
            <w:r w:rsidRPr="00357F67">
              <w:rPr>
                <w:rFonts w:ascii="Times New Roman" w:eastAsia="Times New Roman" w:hAnsi="Times New Roman" w:cs="Times New Roman"/>
                <w:b/>
                <w:i/>
                <w:color w:val="000000"/>
                <w:sz w:val="24"/>
                <w:szCs w:val="24"/>
              </w:rPr>
              <w:t>Tualatin</w:t>
            </w:r>
          </w:p>
        </w:tc>
        <w:tc>
          <w:tcPr>
            <w:tcW w:w="853"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1,266</w:t>
            </w:r>
          </w:p>
        </w:tc>
        <w:tc>
          <w:tcPr>
            <w:tcW w:w="914"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808</w:t>
            </w:r>
          </w:p>
        </w:tc>
        <w:tc>
          <w:tcPr>
            <w:tcW w:w="771"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642</w:t>
            </w:r>
          </w:p>
        </w:tc>
        <w:tc>
          <w:tcPr>
            <w:tcW w:w="771"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458</w:t>
            </w:r>
          </w:p>
        </w:tc>
        <w:tc>
          <w:tcPr>
            <w:tcW w:w="1660"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0.64</w:t>
            </w:r>
          </w:p>
        </w:tc>
      </w:tr>
      <w:tr w:rsidR="004559AB" w:rsidRPr="00357F67"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i/>
                <w:color w:val="000000"/>
                <w:sz w:val="24"/>
                <w:szCs w:val="24"/>
              </w:rPr>
            </w:pPr>
            <w:r w:rsidRPr="00357F67">
              <w:rPr>
                <w:rFonts w:ascii="Times New Roman" w:eastAsia="Times New Roman" w:hAnsi="Times New Roman" w:cs="Times New Roman"/>
                <w:b/>
                <w:i/>
                <w:color w:val="000000"/>
                <w:sz w:val="24"/>
                <w:szCs w:val="24"/>
              </w:rPr>
              <w:t>Yamhill</w:t>
            </w:r>
          </w:p>
        </w:tc>
        <w:tc>
          <w:tcPr>
            <w:tcW w:w="853" w:type="dxa"/>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1,585</w:t>
            </w:r>
          </w:p>
        </w:tc>
        <w:tc>
          <w:tcPr>
            <w:tcW w:w="914" w:type="dxa"/>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865</w:t>
            </w:r>
          </w:p>
        </w:tc>
        <w:tc>
          <w:tcPr>
            <w:tcW w:w="771" w:type="dxa"/>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655</w:t>
            </w:r>
          </w:p>
        </w:tc>
        <w:tc>
          <w:tcPr>
            <w:tcW w:w="771" w:type="dxa"/>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720</w:t>
            </w:r>
          </w:p>
        </w:tc>
        <w:tc>
          <w:tcPr>
            <w:tcW w:w="1660" w:type="dxa"/>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0.55</w:t>
            </w:r>
          </w:p>
        </w:tc>
      </w:tr>
    </w:tbl>
    <w:p w:rsidR="004559AB" w:rsidRPr="00357F67" w:rsidRDefault="004559AB" w:rsidP="008A6D73">
      <w:pPr>
        <w:spacing w:line="240" w:lineRule="auto"/>
        <w:ind w:firstLine="720"/>
        <w:rPr>
          <w:rFonts w:ascii="Times New Roman" w:hAnsi="Times New Roman" w:cs="Times New Roman"/>
          <w:sz w:val="24"/>
          <w:szCs w:val="24"/>
        </w:rPr>
      </w:pP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Stream flow is largely precipitation dominated with peak flows occurring during the winter wet season, October through May, and low flows occurring during the summer dry months, June through August (Fig 2).   The basin has a runoff ratio of 0.64 (Table 1).  Two large dams alter the hydrology of the basin.  Scoggins Dam on Scoggins Creek provides supplemental flows of around 211 cfs in the summertime as well as recreational opportunities for local residents.  Barney reservoir provides additional flows of around 14 cfs as an inter-basin water transfer from the Trask River to the upstream portion of the Tualatin.  Clean Water Services (CWS) operates four waste-water treatment plants (WWTPs) located along the main stem of the Tualatin River.  The two downstream plants, Durham and Rock Creek, process the majority of effluent, while the two upstream plants, Hillsboro and Forest Grove, maintain reserve capacity for </w:t>
      </w:r>
      <w:r w:rsidR="00E535B6" w:rsidRPr="00357F67">
        <w:rPr>
          <w:rFonts w:ascii="Times New Roman" w:hAnsi="Times New Roman" w:cs="Times New Roman"/>
          <w:sz w:val="24"/>
          <w:szCs w:val="24"/>
        </w:rPr>
        <w:t>anticipated</w:t>
      </w:r>
      <w:r w:rsidRPr="00357F67">
        <w:rPr>
          <w:rFonts w:ascii="Times New Roman" w:hAnsi="Times New Roman" w:cs="Times New Roman"/>
          <w:sz w:val="24"/>
          <w:szCs w:val="24"/>
        </w:rPr>
        <w:t xml:space="preserve"> population growth.  </w:t>
      </w: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Agricultural land dominates the basin.  Approximately 49% of land in the basin is cultivated, while forested lands comprise 23%, and 14% has been developed.  The majority of the basin (93%) is privately owned.  Of public lands, 5% is owned by the State of Oregon and 2% is owned by the Bureau of Land Management (ODEQ 2001).</w:t>
      </w:r>
    </w:p>
    <w:p w:rsidR="00D25BD5" w:rsidRPr="00357F67" w:rsidRDefault="00D25BD5" w:rsidP="008A6D73">
      <w:pPr>
        <w:spacing w:line="240" w:lineRule="auto"/>
        <w:jc w:val="center"/>
        <w:rPr>
          <w:rFonts w:ascii="Times New Roman" w:hAnsi="Times New Roman" w:cs="Times New Roman"/>
          <w:sz w:val="24"/>
          <w:szCs w:val="24"/>
        </w:rPr>
      </w:pPr>
      <w:del w:id="17" w:author="Alexander Psaris" w:date="2014-01-08T09:46:00Z">
        <w:r w:rsidRPr="00357F67" w:rsidDel="005F1545">
          <w:rPr>
            <w:rFonts w:ascii="Times New Roman" w:hAnsi="Times New Roman" w:cs="Times New Roman"/>
            <w:noProof/>
            <w:sz w:val="24"/>
            <w:szCs w:val="24"/>
            <w:rPrChange w:id="18">
              <w:rPr>
                <w:noProof/>
              </w:rPr>
            </w:rPrChange>
          </w:rPr>
          <w:drawing>
            <wp:inline distT="0" distB="0" distL="0" distR="0" wp14:anchorId="7D1B0516" wp14:editId="109F09CB">
              <wp:extent cx="4572000" cy="4572000"/>
              <wp:effectExtent l="0" t="0" r="0" b="0"/>
              <wp:docPr id="2" name="Picture 2" descr="I:\Research\Samba\H2Oeco\MikeP\RESULTS\STUDY_SITE_CHARACTERISTICS\StudySite_Graticule_Simp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TUDY_SITE_CHARACTERISTICS\StudySite_Graticule_SimpleV.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del>
      <w:ins w:id="19" w:author="Alexander Psaris" w:date="2014-01-08T09:46:00Z">
        <w:r w:rsidR="005F1545">
          <w:rPr>
            <w:rFonts w:ascii="Times New Roman" w:hAnsi="Times New Roman" w:cs="Times New Roman"/>
            <w:noProof/>
            <w:sz w:val="24"/>
            <w:szCs w:val="24"/>
            <w:rPrChange w:id="20">
              <w:rPr>
                <w:noProof/>
              </w:rPr>
            </w:rPrChange>
          </w:rPr>
          <w:drawing>
            <wp:inline distT="0" distB="0" distL="0" distR="0">
              <wp:extent cx="5025390" cy="5025390"/>
              <wp:effectExtent l="0" t="0" r="3810" b="3810"/>
              <wp:docPr id="8" name="Picture 8" descr="I:\Research\Samba\H2Oeco\MikeP\RESULTS\STUDY_SITE_CHARACTERISTICS\StudySite_Graticule_Simp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TUDY_SITE_CHARACTERISTICS\StudySite_Graticule_SimpleV.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5390" cy="5025390"/>
                      </a:xfrm>
                      <a:prstGeom prst="rect">
                        <a:avLst/>
                      </a:prstGeom>
                      <a:noFill/>
                      <a:ln>
                        <a:noFill/>
                      </a:ln>
                    </pic:spPr>
                  </pic:pic>
                </a:graphicData>
              </a:graphic>
            </wp:inline>
          </w:drawing>
        </w:r>
      </w:ins>
    </w:p>
    <w:p w:rsidR="004559AB" w:rsidRPr="00357F67" w:rsidRDefault="00D25BD5" w:rsidP="008A6D73">
      <w:pPr>
        <w:spacing w:line="240" w:lineRule="auto"/>
        <w:ind w:left="1440" w:right="1440"/>
        <w:jc w:val="center"/>
        <w:rPr>
          <w:rFonts w:ascii="Times New Roman" w:hAnsi="Times New Roman" w:cs="Times New Roman"/>
          <w:sz w:val="24"/>
          <w:szCs w:val="24"/>
        </w:rPr>
      </w:pPr>
      <w:r w:rsidRPr="00357F67">
        <w:rPr>
          <w:rFonts w:ascii="Times New Roman" w:hAnsi="Times New Roman" w:cs="Times New Roman"/>
          <w:b/>
          <w:sz w:val="24"/>
          <w:szCs w:val="24"/>
        </w:rPr>
        <w:t>Figure</w:t>
      </w:r>
      <w:r w:rsidR="004559AB" w:rsidRPr="00357F67">
        <w:rPr>
          <w:rFonts w:ascii="Times New Roman" w:hAnsi="Times New Roman" w:cs="Times New Roman"/>
          <w:b/>
          <w:sz w:val="24"/>
          <w:szCs w:val="24"/>
        </w:rPr>
        <w:t xml:space="preserve"> 1:</w:t>
      </w:r>
      <w:r w:rsidR="004559AB" w:rsidRPr="00357F67">
        <w:rPr>
          <w:rFonts w:ascii="Times New Roman" w:hAnsi="Times New Roman" w:cs="Times New Roman"/>
          <w:sz w:val="24"/>
          <w:szCs w:val="24"/>
        </w:rPr>
        <w:t xml:space="preserve">  Map of the Tual</w:t>
      </w:r>
      <w:r w:rsidR="00135AE8" w:rsidRPr="00357F67">
        <w:rPr>
          <w:rFonts w:ascii="Times New Roman" w:hAnsi="Times New Roman" w:cs="Times New Roman"/>
          <w:sz w:val="24"/>
          <w:szCs w:val="24"/>
        </w:rPr>
        <w:t xml:space="preserve">atin and Yamhill River basins.  </w:t>
      </w:r>
      <w:r w:rsidR="00293826" w:rsidRPr="00357F67">
        <w:rPr>
          <w:rFonts w:ascii="Times New Roman" w:hAnsi="Times New Roman" w:cs="Times New Roman"/>
          <w:sz w:val="24"/>
          <w:szCs w:val="24"/>
        </w:rPr>
        <w:t xml:space="preserve">Gage numbers are referenced in </w:t>
      </w:r>
      <w:r w:rsidR="00135AE8" w:rsidRPr="00357F67">
        <w:rPr>
          <w:rFonts w:ascii="Times New Roman" w:hAnsi="Times New Roman" w:cs="Times New Roman"/>
          <w:sz w:val="24"/>
          <w:szCs w:val="24"/>
        </w:rPr>
        <w:t>Table 2.</w:t>
      </w:r>
    </w:p>
    <w:p w:rsidR="004559AB" w:rsidRPr="00357F67" w:rsidRDefault="004559AB" w:rsidP="008A6D73">
      <w:pPr>
        <w:spacing w:line="240" w:lineRule="auto"/>
        <w:jc w:val="center"/>
        <w:rPr>
          <w:rFonts w:ascii="Times New Roman" w:hAnsi="Times New Roman" w:cs="Times New Roman"/>
          <w:sz w:val="24"/>
          <w:szCs w:val="24"/>
        </w:rPr>
      </w:pPr>
    </w:p>
    <w:tbl>
      <w:tblPr>
        <w:tblW w:w="8361" w:type="dxa"/>
        <w:jc w:val="center"/>
        <w:tblInd w:w="93" w:type="dxa"/>
        <w:tblLook w:val="04A0" w:firstRow="1" w:lastRow="0" w:firstColumn="1" w:lastColumn="0" w:noHBand="0" w:noVBand="1"/>
      </w:tblPr>
      <w:tblGrid>
        <w:gridCol w:w="964"/>
        <w:gridCol w:w="2714"/>
        <w:gridCol w:w="1524"/>
        <w:gridCol w:w="1432"/>
        <w:gridCol w:w="1727"/>
      </w:tblGrid>
      <w:tr w:rsidR="00665F8B" w:rsidRPr="00357F67" w:rsidTr="009E4532">
        <w:trPr>
          <w:trHeight w:val="548"/>
          <w:jc w:val="center"/>
        </w:trPr>
        <w:tc>
          <w:tcPr>
            <w:tcW w:w="8361" w:type="dxa"/>
            <w:gridSpan w:val="5"/>
            <w:tcBorders>
              <w:left w:val="nil"/>
              <w:bottom w:val="nil"/>
              <w:right w:val="nil"/>
            </w:tcBorders>
          </w:tcPr>
          <w:p w:rsidR="00665F8B" w:rsidRPr="00357F67" w:rsidRDefault="00665F8B" w:rsidP="005F1545">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b/>
                <w:bCs/>
                <w:color w:val="000000"/>
                <w:sz w:val="24"/>
                <w:szCs w:val="24"/>
              </w:rPr>
              <w:t>Table 2:</w:t>
            </w:r>
            <w:r w:rsidRPr="00357F67">
              <w:rPr>
                <w:rFonts w:ascii="Times New Roman" w:eastAsia="Times New Roman" w:hAnsi="Times New Roman" w:cs="Times New Roman"/>
                <w:color w:val="000000"/>
                <w:sz w:val="24"/>
                <w:szCs w:val="24"/>
              </w:rPr>
              <w:t xml:space="preserve"> Gages used for </w:t>
            </w:r>
            <w:del w:id="21" w:author="Alexander Psaris" w:date="2014-01-08T09:29:00Z">
              <w:r w:rsidRPr="00357F67" w:rsidDel="001178E2">
                <w:rPr>
                  <w:rFonts w:ascii="Times New Roman" w:eastAsia="Times New Roman" w:hAnsi="Times New Roman" w:cs="Times New Roman"/>
                  <w:color w:val="000000"/>
                  <w:sz w:val="24"/>
                  <w:szCs w:val="24"/>
                </w:rPr>
                <w:delText>calibration</w:delText>
              </w:r>
            </w:del>
            <w:ins w:id="22" w:author="Alexander Psaris" w:date="2014-01-08T09:29:00Z">
              <w:r w:rsidR="001178E2">
                <w:rPr>
                  <w:rFonts w:ascii="Times New Roman" w:eastAsia="Times New Roman" w:hAnsi="Times New Roman" w:cs="Times New Roman"/>
                  <w:color w:val="000000"/>
                  <w:sz w:val="24"/>
                  <w:szCs w:val="24"/>
                </w:rPr>
                <w:t>model evaluation</w:t>
              </w:r>
            </w:ins>
            <w:r w:rsidRPr="00357F67">
              <w:rPr>
                <w:rFonts w:ascii="Times New Roman" w:eastAsia="Times New Roman" w:hAnsi="Times New Roman" w:cs="Times New Roman"/>
                <w:color w:val="000000"/>
                <w:sz w:val="24"/>
                <w:szCs w:val="24"/>
              </w:rPr>
              <w:t>.  F = Flow, TSS = Total Suspended Solids, TN = Total Nitrogen, TP = Total Phosphorus.</w:t>
            </w:r>
            <w:ins w:id="23" w:author="Alexander Psaris" w:date="2014-01-08T09:48:00Z">
              <w:r w:rsidR="005F1545">
                <w:rPr>
                  <w:rFonts w:ascii="Times New Roman" w:eastAsia="Times New Roman" w:hAnsi="Times New Roman" w:cs="Times New Roman"/>
                  <w:color w:val="000000"/>
                  <w:sz w:val="24"/>
                  <w:szCs w:val="24"/>
                </w:rPr>
                <w:t xml:space="preserve">  Calibration gages are italicized.</w:t>
              </w:r>
            </w:ins>
          </w:p>
        </w:tc>
      </w:tr>
      <w:tr w:rsidR="00135AE8" w:rsidRPr="00357F67" w:rsidTr="00293826">
        <w:trPr>
          <w:trHeight w:val="315"/>
          <w:jc w:val="center"/>
        </w:trPr>
        <w:tc>
          <w:tcPr>
            <w:tcW w:w="964" w:type="dxa"/>
            <w:tcBorders>
              <w:top w:val="single" w:sz="4" w:space="0" w:color="auto"/>
              <w:left w:val="nil"/>
              <w:bottom w:val="single" w:sz="8"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Gage #</w:t>
            </w:r>
          </w:p>
        </w:tc>
        <w:tc>
          <w:tcPr>
            <w:tcW w:w="2829" w:type="dxa"/>
            <w:tcBorders>
              <w:top w:val="single" w:sz="4" w:space="0" w:color="auto"/>
              <w:left w:val="nil"/>
              <w:bottom w:val="single" w:sz="8" w:space="0" w:color="auto"/>
              <w:right w:val="nil"/>
            </w:tcBorders>
            <w:vAlign w:val="center"/>
          </w:tcPr>
          <w:p w:rsidR="00135AE8" w:rsidRPr="00357F67" w:rsidRDefault="00135AE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Name</w:t>
            </w:r>
          </w:p>
        </w:tc>
        <w:tc>
          <w:tcPr>
            <w:tcW w:w="1409" w:type="dxa"/>
            <w:tcBorders>
              <w:top w:val="single" w:sz="4" w:space="0" w:color="auto"/>
              <w:left w:val="nil"/>
              <w:bottom w:val="single" w:sz="8"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Organization</w:t>
            </w:r>
          </w:p>
        </w:tc>
        <w:tc>
          <w:tcPr>
            <w:tcW w:w="1432" w:type="dxa"/>
            <w:tcBorders>
              <w:top w:val="single" w:sz="4" w:space="0" w:color="auto"/>
              <w:left w:val="nil"/>
              <w:bottom w:val="single" w:sz="8"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ID #</w:t>
            </w:r>
          </w:p>
        </w:tc>
        <w:tc>
          <w:tcPr>
            <w:tcW w:w="1727" w:type="dxa"/>
            <w:tcBorders>
              <w:top w:val="single" w:sz="4" w:space="0" w:color="auto"/>
              <w:left w:val="nil"/>
              <w:bottom w:val="single" w:sz="8"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Constituents</w:t>
            </w:r>
          </w:p>
        </w:tc>
      </w:tr>
      <w:tr w:rsidR="00135AE8" w:rsidRPr="00357F67" w:rsidTr="00665F8B">
        <w:trPr>
          <w:trHeight w:val="300"/>
          <w:jc w:val="center"/>
        </w:trPr>
        <w:tc>
          <w:tcPr>
            <w:tcW w:w="964" w:type="dxa"/>
            <w:tcBorders>
              <w:top w:val="nil"/>
              <w:left w:val="nil"/>
              <w:bottom w:val="nil"/>
              <w:right w:val="nil"/>
            </w:tcBorders>
            <w:shd w:val="clear" w:color="auto" w:fill="auto"/>
            <w:noWrap/>
            <w:vAlign w:val="center"/>
            <w:hideMark/>
          </w:tcPr>
          <w:p w:rsidR="00135AE8" w:rsidRPr="005F1545" w:rsidRDefault="00135AE8" w:rsidP="008A6D73">
            <w:pPr>
              <w:spacing w:line="240" w:lineRule="auto"/>
              <w:jc w:val="center"/>
              <w:rPr>
                <w:rFonts w:ascii="Times New Roman" w:eastAsia="Times New Roman" w:hAnsi="Times New Roman" w:cs="Times New Roman"/>
                <w:b/>
                <w:bCs/>
                <w:i/>
                <w:color w:val="000000"/>
                <w:sz w:val="24"/>
                <w:szCs w:val="24"/>
                <w:rPrChange w:id="24" w:author="Alexander Psaris" w:date="2014-01-08T09:48:00Z">
                  <w:rPr>
                    <w:rFonts w:ascii="Times New Roman" w:eastAsia="Times New Roman" w:hAnsi="Times New Roman" w:cs="Times New Roman"/>
                    <w:b/>
                    <w:bCs/>
                    <w:color w:val="000000"/>
                    <w:sz w:val="24"/>
                    <w:szCs w:val="24"/>
                  </w:rPr>
                </w:rPrChange>
              </w:rPr>
            </w:pPr>
            <w:r w:rsidRPr="005F1545">
              <w:rPr>
                <w:rFonts w:ascii="Times New Roman" w:eastAsia="Times New Roman" w:hAnsi="Times New Roman" w:cs="Times New Roman"/>
                <w:b/>
                <w:bCs/>
                <w:i/>
                <w:color w:val="000000"/>
                <w:sz w:val="24"/>
                <w:szCs w:val="24"/>
                <w:rPrChange w:id="25" w:author="Alexander Psaris" w:date="2014-01-08T09:48:00Z">
                  <w:rPr>
                    <w:rFonts w:ascii="Times New Roman" w:eastAsia="Times New Roman" w:hAnsi="Times New Roman" w:cs="Times New Roman"/>
                    <w:b/>
                    <w:bCs/>
                    <w:color w:val="000000"/>
                    <w:sz w:val="24"/>
                    <w:szCs w:val="24"/>
                  </w:rPr>
                </w:rPrChange>
              </w:rPr>
              <w:t>1</w:t>
            </w:r>
          </w:p>
        </w:tc>
        <w:tc>
          <w:tcPr>
            <w:tcW w:w="2829" w:type="dxa"/>
            <w:tcBorders>
              <w:top w:val="nil"/>
              <w:left w:val="nil"/>
              <w:bottom w:val="nil"/>
              <w:right w:val="nil"/>
            </w:tcBorders>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hAnsi="Times New Roman" w:cs="Times New Roman"/>
                <w:sz w:val="24"/>
                <w:szCs w:val="24"/>
              </w:rPr>
              <w:t>Tualatin River at Dilley</w:t>
            </w:r>
          </w:p>
        </w:tc>
        <w:tc>
          <w:tcPr>
            <w:tcW w:w="1409"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USGS/CWS</w:t>
            </w:r>
          </w:p>
        </w:tc>
        <w:tc>
          <w:tcPr>
            <w:tcW w:w="1432"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14203500</w:t>
            </w:r>
          </w:p>
        </w:tc>
        <w:tc>
          <w:tcPr>
            <w:tcW w:w="1727"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F, TSS, TN, TP</w:t>
            </w:r>
          </w:p>
        </w:tc>
      </w:tr>
      <w:tr w:rsidR="00135AE8" w:rsidRPr="00357F67" w:rsidTr="00665F8B">
        <w:trPr>
          <w:trHeight w:val="300"/>
          <w:jc w:val="center"/>
        </w:trPr>
        <w:tc>
          <w:tcPr>
            <w:tcW w:w="964"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2</w:t>
            </w:r>
          </w:p>
        </w:tc>
        <w:tc>
          <w:tcPr>
            <w:tcW w:w="2829" w:type="dxa"/>
            <w:tcBorders>
              <w:top w:val="nil"/>
              <w:left w:val="nil"/>
              <w:bottom w:val="nil"/>
              <w:right w:val="nil"/>
            </w:tcBorders>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hAnsi="Times New Roman" w:cs="Times New Roman"/>
                <w:sz w:val="24"/>
                <w:szCs w:val="24"/>
              </w:rPr>
              <w:t>Fanno Creek at Durham</w:t>
            </w:r>
          </w:p>
        </w:tc>
        <w:tc>
          <w:tcPr>
            <w:tcW w:w="1409"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USGS/CWS</w:t>
            </w:r>
          </w:p>
        </w:tc>
        <w:tc>
          <w:tcPr>
            <w:tcW w:w="1432"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14206950</w:t>
            </w:r>
          </w:p>
        </w:tc>
        <w:tc>
          <w:tcPr>
            <w:tcW w:w="1727"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F, TSS, TN, TP</w:t>
            </w:r>
          </w:p>
        </w:tc>
      </w:tr>
      <w:tr w:rsidR="00135AE8" w:rsidRPr="00357F67" w:rsidTr="00665F8B">
        <w:trPr>
          <w:trHeight w:val="300"/>
          <w:jc w:val="center"/>
        </w:trPr>
        <w:tc>
          <w:tcPr>
            <w:tcW w:w="964"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3</w:t>
            </w:r>
          </w:p>
        </w:tc>
        <w:tc>
          <w:tcPr>
            <w:tcW w:w="2829" w:type="dxa"/>
            <w:tcBorders>
              <w:top w:val="nil"/>
              <w:left w:val="nil"/>
              <w:bottom w:val="nil"/>
              <w:right w:val="nil"/>
            </w:tcBorders>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hAnsi="Times New Roman" w:cs="Times New Roman"/>
                <w:sz w:val="24"/>
                <w:szCs w:val="24"/>
              </w:rPr>
              <w:t>Tualatin River at West Linn</w:t>
            </w:r>
          </w:p>
        </w:tc>
        <w:tc>
          <w:tcPr>
            <w:tcW w:w="1409"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USGS/CWS</w:t>
            </w:r>
          </w:p>
        </w:tc>
        <w:tc>
          <w:tcPr>
            <w:tcW w:w="1432"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14207500</w:t>
            </w:r>
          </w:p>
        </w:tc>
        <w:tc>
          <w:tcPr>
            <w:tcW w:w="1727"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F, TSS, TN, TP</w:t>
            </w:r>
          </w:p>
        </w:tc>
      </w:tr>
      <w:tr w:rsidR="00135AE8" w:rsidRPr="00357F67" w:rsidTr="00665F8B">
        <w:trPr>
          <w:trHeight w:val="300"/>
          <w:jc w:val="center"/>
        </w:trPr>
        <w:tc>
          <w:tcPr>
            <w:tcW w:w="964" w:type="dxa"/>
            <w:tcBorders>
              <w:top w:val="nil"/>
              <w:left w:val="nil"/>
              <w:bottom w:val="nil"/>
              <w:right w:val="nil"/>
            </w:tcBorders>
            <w:shd w:val="clear" w:color="auto" w:fill="auto"/>
            <w:noWrap/>
            <w:vAlign w:val="center"/>
            <w:hideMark/>
          </w:tcPr>
          <w:p w:rsidR="00135AE8" w:rsidRPr="005F1545" w:rsidRDefault="00135AE8" w:rsidP="008A6D73">
            <w:pPr>
              <w:spacing w:line="240" w:lineRule="auto"/>
              <w:jc w:val="center"/>
              <w:rPr>
                <w:rFonts w:ascii="Times New Roman" w:eastAsia="Times New Roman" w:hAnsi="Times New Roman" w:cs="Times New Roman"/>
                <w:b/>
                <w:bCs/>
                <w:i/>
                <w:color w:val="000000"/>
                <w:sz w:val="24"/>
                <w:szCs w:val="24"/>
                <w:rPrChange w:id="26" w:author="Alexander Psaris" w:date="2014-01-08T09:48:00Z">
                  <w:rPr>
                    <w:rFonts w:ascii="Times New Roman" w:eastAsia="Times New Roman" w:hAnsi="Times New Roman" w:cs="Times New Roman"/>
                    <w:b/>
                    <w:bCs/>
                    <w:color w:val="000000"/>
                    <w:sz w:val="24"/>
                    <w:szCs w:val="24"/>
                  </w:rPr>
                </w:rPrChange>
              </w:rPr>
            </w:pPr>
            <w:r w:rsidRPr="005F1545">
              <w:rPr>
                <w:rFonts w:ascii="Times New Roman" w:eastAsia="Times New Roman" w:hAnsi="Times New Roman" w:cs="Times New Roman"/>
                <w:b/>
                <w:bCs/>
                <w:i/>
                <w:color w:val="000000"/>
                <w:sz w:val="24"/>
                <w:szCs w:val="24"/>
                <w:rPrChange w:id="27" w:author="Alexander Psaris" w:date="2014-01-08T09:48:00Z">
                  <w:rPr>
                    <w:rFonts w:ascii="Times New Roman" w:eastAsia="Times New Roman" w:hAnsi="Times New Roman" w:cs="Times New Roman"/>
                    <w:b/>
                    <w:bCs/>
                    <w:color w:val="000000"/>
                    <w:sz w:val="24"/>
                    <w:szCs w:val="24"/>
                  </w:rPr>
                </w:rPrChange>
              </w:rPr>
              <w:t>4</w:t>
            </w:r>
          </w:p>
        </w:tc>
        <w:tc>
          <w:tcPr>
            <w:tcW w:w="2829" w:type="dxa"/>
            <w:tcBorders>
              <w:top w:val="nil"/>
              <w:left w:val="nil"/>
              <w:bottom w:val="nil"/>
              <w:right w:val="nil"/>
            </w:tcBorders>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South Yamhill River at McMinnville</w:t>
            </w:r>
          </w:p>
        </w:tc>
        <w:tc>
          <w:tcPr>
            <w:tcW w:w="1409"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USGS</w:t>
            </w:r>
          </w:p>
        </w:tc>
        <w:tc>
          <w:tcPr>
            <w:tcW w:w="1432"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14194150</w:t>
            </w:r>
          </w:p>
        </w:tc>
        <w:tc>
          <w:tcPr>
            <w:tcW w:w="1727"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F</w:t>
            </w:r>
          </w:p>
        </w:tc>
      </w:tr>
      <w:tr w:rsidR="00135AE8" w:rsidRPr="00357F67" w:rsidTr="00665F8B">
        <w:trPr>
          <w:trHeight w:val="300"/>
          <w:jc w:val="center"/>
        </w:trPr>
        <w:tc>
          <w:tcPr>
            <w:tcW w:w="964" w:type="dxa"/>
            <w:tcBorders>
              <w:top w:val="nil"/>
              <w:left w:val="nil"/>
              <w:bottom w:val="single" w:sz="4" w:space="0" w:color="auto"/>
              <w:right w:val="nil"/>
            </w:tcBorders>
            <w:shd w:val="clear" w:color="auto" w:fill="auto"/>
            <w:noWrap/>
            <w:vAlign w:val="center"/>
            <w:hideMark/>
          </w:tcPr>
          <w:p w:rsidR="00135AE8" w:rsidRPr="005F1545" w:rsidRDefault="00135AE8" w:rsidP="008A6D73">
            <w:pPr>
              <w:spacing w:line="240" w:lineRule="auto"/>
              <w:jc w:val="center"/>
              <w:rPr>
                <w:rFonts w:ascii="Times New Roman" w:eastAsia="Times New Roman" w:hAnsi="Times New Roman" w:cs="Times New Roman"/>
                <w:b/>
                <w:bCs/>
                <w:i/>
                <w:color w:val="000000"/>
                <w:sz w:val="24"/>
                <w:szCs w:val="24"/>
                <w:rPrChange w:id="28" w:author="Alexander Psaris" w:date="2014-01-08T09:48:00Z">
                  <w:rPr>
                    <w:rFonts w:ascii="Times New Roman" w:eastAsia="Times New Roman" w:hAnsi="Times New Roman" w:cs="Times New Roman"/>
                    <w:b/>
                    <w:bCs/>
                    <w:color w:val="000000"/>
                    <w:sz w:val="24"/>
                    <w:szCs w:val="24"/>
                  </w:rPr>
                </w:rPrChange>
              </w:rPr>
            </w:pPr>
            <w:r w:rsidRPr="005F1545">
              <w:rPr>
                <w:rFonts w:ascii="Times New Roman" w:eastAsia="Times New Roman" w:hAnsi="Times New Roman" w:cs="Times New Roman"/>
                <w:b/>
                <w:bCs/>
                <w:i/>
                <w:color w:val="000000"/>
                <w:sz w:val="24"/>
                <w:szCs w:val="24"/>
                <w:rPrChange w:id="29" w:author="Alexander Psaris" w:date="2014-01-08T09:48:00Z">
                  <w:rPr>
                    <w:rFonts w:ascii="Times New Roman" w:eastAsia="Times New Roman" w:hAnsi="Times New Roman" w:cs="Times New Roman"/>
                    <w:b/>
                    <w:bCs/>
                    <w:color w:val="000000"/>
                    <w:sz w:val="24"/>
                    <w:szCs w:val="24"/>
                  </w:rPr>
                </w:rPrChange>
              </w:rPr>
              <w:t>5</w:t>
            </w:r>
          </w:p>
        </w:tc>
        <w:tc>
          <w:tcPr>
            <w:tcW w:w="2829" w:type="dxa"/>
            <w:tcBorders>
              <w:top w:val="nil"/>
              <w:left w:val="nil"/>
              <w:bottom w:val="single" w:sz="4" w:space="0" w:color="auto"/>
              <w:right w:val="nil"/>
            </w:tcBorders>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hAnsi="Times New Roman" w:cs="Times New Roman"/>
                <w:sz w:val="24"/>
                <w:szCs w:val="24"/>
              </w:rPr>
              <w:t>Yamhill Water Quality Station</w:t>
            </w:r>
          </w:p>
        </w:tc>
        <w:tc>
          <w:tcPr>
            <w:tcW w:w="1409" w:type="dxa"/>
            <w:tcBorders>
              <w:top w:val="nil"/>
              <w:left w:val="nil"/>
              <w:bottom w:val="single" w:sz="4"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DEQ</w:t>
            </w:r>
          </w:p>
        </w:tc>
        <w:tc>
          <w:tcPr>
            <w:tcW w:w="1432" w:type="dxa"/>
            <w:tcBorders>
              <w:top w:val="nil"/>
              <w:left w:val="nil"/>
              <w:bottom w:val="single" w:sz="4"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10363</w:t>
            </w:r>
          </w:p>
        </w:tc>
        <w:tc>
          <w:tcPr>
            <w:tcW w:w="1727" w:type="dxa"/>
            <w:tcBorders>
              <w:top w:val="nil"/>
              <w:left w:val="nil"/>
              <w:bottom w:val="single" w:sz="4"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S, TN, TP</w:t>
            </w:r>
          </w:p>
        </w:tc>
      </w:tr>
    </w:tbl>
    <w:p w:rsidR="00D25BD5" w:rsidRPr="00357F67" w:rsidRDefault="00D25BD5" w:rsidP="008A6D73">
      <w:pPr>
        <w:spacing w:line="240" w:lineRule="auto"/>
        <w:jc w:val="center"/>
        <w:rPr>
          <w:rFonts w:ascii="Times New Roman" w:hAnsi="Times New Roman" w:cs="Times New Roman"/>
          <w:sz w:val="24"/>
          <w:szCs w:val="24"/>
        </w:rPr>
      </w:pPr>
    </w:p>
    <w:p w:rsidR="00D25BD5" w:rsidRPr="00357F67" w:rsidRDefault="00D25BD5" w:rsidP="008A6D73">
      <w:pPr>
        <w:spacing w:line="240" w:lineRule="auto"/>
        <w:jc w:val="center"/>
        <w:rPr>
          <w:rFonts w:ascii="Times New Roman" w:hAnsi="Times New Roman" w:cs="Times New Roman"/>
          <w:sz w:val="24"/>
          <w:szCs w:val="24"/>
        </w:rPr>
      </w:pP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Due to agriculture, timber harvesting, and rapid urbanization in the mid-20</w:t>
      </w:r>
      <w:r w:rsidRPr="00357F67">
        <w:rPr>
          <w:rFonts w:ascii="Times New Roman" w:hAnsi="Times New Roman" w:cs="Times New Roman"/>
          <w:sz w:val="24"/>
          <w:szCs w:val="24"/>
          <w:vertAlign w:val="superscript"/>
        </w:rPr>
        <w:t>th</w:t>
      </w:r>
      <w:r w:rsidRPr="00357F67">
        <w:rPr>
          <w:rFonts w:ascii="Times New Roman" w:hAnsi="Times New Roman" w:cs="Times New Roman"/>
          <w:sz w:val="24"/>
          <w:szCs w:val="24"/>
        </w:rPr>
        <w:t xml:space="preserve"> century, the basin suffered from poor water quality.  In 2001, EPA approved the first TMDLs for Temperature, Bacteria, Dissolved Oxygen, pH, and Phosphorus (ODEQ 2001).  Changes have been made to the TMDLs over the years as needs have arisen, and water quality has improved.  However, some rapidly urbanizing areas of the basin still experience water quality problems (Boeder and Chang 2008).  CWS is the designated management agency in the basin, and is in charge of monitoring and implementing water quality management plans.  Climate change studies in the region indicate that rising air temperatures will accentuate the seasonal range of stream flows, with flows expected to increase in the winter and decrease in the summer (Hamlet and Lettenmaier 1999; Franczyk and Chang 2009; Chang and Jones 2010; Praskievicz and Chang 2011).  </w:t>
      </w:r>
    </w:p>
    <w:p w:rsidR="00E978DF" w:rsidRPr="00357F67" w:rsidRDefault="00E978DF" w:rsidP="008A6D73">
      <w:pPr>
        <w:spacing w:line="240" w:lineRule="auto"/>
        <w:ind w:firstLine="720"/>
        <w:rPr>
          <w:rFonts w:ascii="Times New Roman" w:hAnsi="Times New Roman" w:cs="Times New Roman"/>
          <w:sz w:val="24"/>
          <w:szCs w:val="24"/>
        </w:rPr>
      </w:pPr>
    </w:p>
    <w:p w:rsidR="004559AB" w:rsidRPr="00357F67" w:rsidRDefault="00FC362F" w:rsidP="008A6D73">
      <w:pPr>
        <w:spacing w:line="240" w:lineRule="auto"/>
        <w:jc w:val="center"/>
        <w:rPr>
          <w:rFonts w:ascii="Times New Roman" w:hAnsi="Times New Roman" w:cs="Times New Roman"/>
          <w:sz w:val="24"/>
          <w:szCs w:val="24"/>
        </w:rPr>
      </w:pPr>
      <w:del w:id="30" w:author="Alexander Psaris" w:date="2014-01-08T10:02:00Z">
        <w:r w:rsidRPr="00357F67" w:rsidDel="00EE44C7">
          <w:rPr>
            <w:rFonts w:ascii="Times New Roman" w:hAnsi="Times New Roman" w:cs="Times New Roman"/>
            <w:noProof/>
            <w:sz w:val="24"/>
            <w:szCs w:val="24"/>
            <w:rPrChange w:id="31">
              <w:rPr>
                <w:noProof/>
              </w:rPr>
            </w:rPrChange>
          </w:rPr>
          <w:drawing>
            <wp:inline distT="0" distB="0" distL="0" distR="0" wp14:anchorId="4ED8038C" wp14:editId="500CE7A7">
              <wp:extent cx="5238750" cy="2619375"/>
              <wp:effectExtent l="0" t="0" r="0" b="9525"/>
              <wp:docPr id="21" name="Picture 21" descr="I:\Research\Samba\H2Oeco\MikeP\RESULTS\STUDY_SITE_CHARACTERISTICS\Temperature_Precip_Graph_Processing\Tualatin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esearch\Samba\H2Oeco\MikeP\RESULTS\STUDY_SITE_CHARACTERISTICS\Temperature_Precip_Graph_Processing\Tualatin_hydrolog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del>
      <w:ins w:id="32" w:author="Alexander Psaris" w:date="2014-01-08T10:02:00Z">
        <w:r w:rsidR="00EE44C7">
          <w:rPr>
            <w:rFonts w:ascii="Times New Roman" w:hAnsi="Times New Roman" w:cs="Times New Roman"/>
            <w:noProof/>
            <w:sz w:val="24"/>
            <w:szCs w:val="24"/>
            <w:rPrChange w:id="33">
              <w:rPr>
                <w:noProof/>
              </w:rPr>
            </w:rPrChange>
          </w:rPr>
          <w:drawing>
            <wp:inline distT="0" distB="0" distL="0" distR="0">
              <wp:extent cx="5029200" cy="2514600"/>
              <wp:effectExtent l="0" t="0" r="0" b="0"/>
              <wp:docPr id="9" name="Picture 9" descr="I:\Research\Samba\H2Oeco\MikeP\RESULTS\STUDY_SITE_CHARACTERISTICS\Temperature_Precip_Graph_Processing\Tualatin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RESULTS\STUDY_SITE_CHARACTERISTICS\Temperature_Precip_Graph_Processing\Tualatin_hydrolog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ins>
    </w:p>
    <w:p w:rsidR="004559AB" w:rsidRPr="00357F67" w:rsidRDefault="00FC362F" w:rsidP="008A6D73">
      <w:pPr>
        <w:spacing w:line="240" w:lineRule="auto"/>
        <w:jc w:val="center"/>
        <w:rPr>
          <w:rFonts w:ascii="Times New Roman" w:hAnsi="Times New Roman" w:cs="Times New Roman"/>
          <w:sz w:val="24"/>
          <w:szCs w:val="24"/>
        </w:rPr>
      </w:pPr>
      <w:del w:id="34" w:author="Alexander Psaris" w:date="2014-01-08T10:03:00Z">
        <w:r w:rsidRPr="00357F67" w:rsidDel="00380533">
          <w:rPr>
            <w:rFonts w:ascii="Times New Roman" w:hAnsi="Times New Roman" w:cs="Times New Roman"/>
            <w:noProof/>
            <w:sz w:val="24"/>
            <w:szCs w:val="24"/>
            <w:rPrChange w:id="35">
              <w:rPr>
                <w:noProof/>
              </w:rPr>
            </w:rPrChange>
          </w:rPr>
          <w:drawing>
            <wp:inline distT="0" distB="0" distL="0" distR="0" wp14:anchorId="289468C7" wp14:editId="60845CD4">
              <wp:extent cx="5238750" cy="2619375"/>
              <wp:effectExtent l="0" t="0" r="0" b="9525"/>
              <wp:docPr id="22" name="Picture 22" descr="I:\Research\Samba\H2Oeco\MikeP\RESULTS\STUDY_SITE_CHARACTERISTICS\Temperature_Precip_Graph_Processing\Yamhill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esearch\Samba\H2Oeco\MikeP\RESULTS\STUDY_SITE_CHARACTERISTICS\Temperature_Precip_Graph_Processing\Yamhill_hydrolog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del>
      <w:ins w:id="36" w:author="Alexander Psaris" w:date="2014-01-08T10:03:00Z">
        <w:r w:rsidR="00380533">
          <w:rPr>
            <w:rFonts w:ascii="Times New Roman" w:hAnsi="Times New Roman" w:cs="Times New Roman"/>
            <w:noProof/>
            <w:sz w:val="24"/>
            <w:szCs w:val="24"/>
            <w:rPrChange w:id="37">
              <w:rPr>
                <w:noProof/>
              </w:rPr>
            </w:rPrChange>
          </w:rPr>
          <w:drawing>
            <wp:inline distT="0" distB="0" distL="0" distR="0">
              <wp:extent cx="5029200" cy="2514600"/>
              <wp:effectExtent l="0" t="0" r="0" b="0"/>
              <wp:docPr id="13" name="Picture 13" descr="I:\Research\Samba\H2Oeco\MikeP\RESULTS\STUDY_SITE_CHARACTERISTICS\Temperature_Precip_Graph_Processing\Yamhill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esearch\Samba\H2Oeco\MikeP\RESULTS\STUDY_SITE_CHARACTERISTICS\Temperature_Precip_Graph_Processing\Yamhill_hydrolog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ins>
    </w:p>
    <w:p w:rsidR="004559AB" w:rsidRPr="00357F67" w:rsidRDefault="004559AB" w:rsidP="008A6D73">
      <w:pPr>
        <w:spacing w:line="240" w:lineRule="auto"/>
        <w:jc w:val="center"/>
        <w:rPr>
          <w:rFonts w:ascii="Times New Roman" w:hAnsi="Times New Roman" w:cs="Times New Roman"/>
          <w:sz w:val="24"/>
          <w:szCs w:val="24"/>
        </w:rPr>
      </w:pPr>
      <w:r w:rsidRPr="00357F67">
        <w:rPr>
          <w:rFonts w:ascii="Times New Roman" w:hAnsi="Times New Roman" w:cs="Times New Roman"/>
          <w:b/>
          <w:sz w:val="24"/>
          <w:szCs w:val="24"/>
        </w:rPr>
        <w:t>Fig</w:t>
      </w:r>
      <w:r w:rsidR="00EE2C5B" w:rsidRPr="00357F67">
        <w:rPr>
          <w:rFonts w:ascii="Times New Roman" w:hAnsi="Times New Roman" w:cs="Times New Roman"/>
          <w:b/>
          <w:sz w:val="24"/>
          <w:szCs w:val="24"/>
        </w:rPr>
        <w:t>ure</w:t>
      </w:r>
      <w:r w:rsidRPr="00357F67">
        <w:rPr>
          <w:rFonts w:ascii="Times New Roman" w:hAnsi="Times New Roman" w:cs="Times New Roman"/>
          <w:b/>
          <w:sz w:val="24"/>
          <w:szCs w:val="24"/>
        </w:rPr>
        <w:t xml:space="preserve"> 2:</w:t>
      </w:r>
      <w:r w:rsidRPr="00357F67">
        <w:rPr>
          <w:rFonts w:ascii="Times New Roman" w:hAnsi="Times New Roman" w:cs="Times New Roman"/>
          <w:sz w:val="24"/>
          <w:szCs w:val="24"/>
        </w:rPr>
        <w:t xml:space="preserve">  </w:t>
      </w:r>
      <w:ins w:id="38" w:author="changh" w:date="2014-01-05T06:55:00Z">
        <w:r w:rsidR="00D36D90">
          <w:rPr>
            <w:rFonts w:ascii="Times New Roman" w:hAnsi="Times New Roman" w:cs="Times New Roman"/>
            <w:sz w:val="24"/>
            <w:szCs w:val="24"/>
          </w:rPr>
          <w:t>Hydro</w:t>
        </w:r>
      </w:ins>
      <w:del w:id="39" w:author="changh" w:date="2014-01-05T06:55:00Z">
        <w:r w:rsidRPr="00357F67" w:rsidDel="00D36D90">
          <w:rPr>
            <w:rFonts w:ascii="Times New Roman" w:hAnsi="Times New Roman" w:cs="Times New Roman"/>
            <w:sz w:val="24"/>
            <w:szCs w:val="24"/>
          </w:rPr>
          <w:delText>C</w:delText>
        </w:r>
      </w:del>
      <w:ins w:id="40" w:author="changh" w:date="2014-01-05T06:55:00Z">
        <w:r w:rsidR="00D36D90">
          <w:rPr>
            <w:rFonts w:ascii="Times New Roman" w:hAnsi="Times New Roman" w:cs="Times New Roman"/>
            <w:sz w:val="24"/>
            <w:szCs w:val="24"/>
          </w:rPr>
          <w:t>c</w:t>
        </w:r>
      </w:ins>
      <w:r w:rsidRPr="00357F67">
        <w:rPr>
          <w:rFonts w:ascii="Times New Roman" w:hAnsi="Times New Roman" w:cs="Times New Roman"/>
          <w:sz w:val="24"/>
          <w:szCs w:val="24"/>
        </w:rPr>
        <w:t xml:space="preserve">limate in the </w:t>
      </w:r>
      <w:ins w:id="41" w:author="Alexander Psaris" w:date="2014-01-08T09:52:00Z">
        <w:r w:rsidR="00EE44C7">
          <w:rPr>
            <w:rFonts w:ascii="Times New Roman" w:hAnsi="Times New Roman" w:cs="Times New Roman"/>
            <w:sz w:val="24"/>
            <w:szCs w:val="24"/>
          </w:rPr>
          <w:t xml:space="preserve">(a) </w:t>
        </w:r>
      </w:ins>
      <w:r w:rsidRPr="00357F67">
        <w:rPr>
          <w:rFonts w:ascii="Times New Roman" w:hAnsi="Times New Roman" w:cs="Times New Roman"/>
          <w:sz w:val="24"/>
          <w:szCs w:val="24"/>
        </w:rPr>
        <w:t xml:space="preserve">Tualatin and </w:t>
      </w:r>
      <w:ins w:id="42" w:author="Alexander Psaris" w:date="2014-01-08T09:52:00Z">
        <w:r w:rsidR="00EE44C7">
          <w:rPr>
            <w:rFonts w:ascii="Times New Roman" w:hAnsi="Times New Roman" w:cs="Times New Roman"/>
            <w:sz w:val="24"/>
            <w:szCs w:val="24"/>
          </w:rPr>
          <w:t xml:space="preserve">(b) </w:t>
        </w:r>
      </w:ins>
      <w:r w:rsidRPr="00357F67">
        <w:rPr>
          <w:rFonts w:ascii="Times New Roman" w:hAnsi="Times New Roman" w:cs="Times New Roman"/>
          <w:sz w:val="24"/>
          <w:szCs w:val="24"/>
        </w:rPr>
        <w:t>Yamhill sub-basins</w:t>
      </w:r>
      <w:ins w:id="43" w:author="changh" w:date="2014-01-05T06:55:00Z">
        <w:r w:rsidR="00D36D90">
          <w:rPr>
            <w:rFonts w:ascii="Times New Roman" w:hAnsi="Times New Roman" w:cs="Times New Roman"/>
            <w:sz w:val="24"/>
            <w:szCs w:val="24"/>
          </w:rPr>
          <w:t xml:space="preserve">, 1995-2010 Water </w:t>
        </w:r>
        <w:commentRangeStart w:id="44"/>
        <w:r w:rsidR="00D36D90">
          <w:rPr>
            <w:rFonts w:ascii="Times New Roman" w:hAnsi="Times New Roman" w:cs="Times New Roman"/>
            <w:sz w:val="24"/>
            <w:szCs w:val="24"/>
          </w:rPr>
          <w:t>year</w:t>
        </w:r>
      </w:ins>
      <w:commentRangeEnd w:id="44"/>
      <w:ins w:id="45" w:author="changh" w:date="2014-01-05T06:56:00Z">
        <w:r w:rsidR="00D36D90">
          <w:rPr>
            <w:rStyle w:val="CommentReference"/>
          </w:rPr>
          <w:commentReference w:id="44"/>
        </w:r>
      </w:ins>
    </w:p>
    <w:p w:rsidR="004559AB" w:rsidRPr="00357F67" w:rsidRDefault="004559AB" w:rsidP="008A6D73">
      <w:pPr>
        <w:spacing w:line="240" w:lineRule="auto"/>
        <w:ind w:firstLine="720"/>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2.2 Yamhill</w:t>
      </w:r>
    </w:p>
    <w:p w:rsidR="004559AB" w:rsidRPr="00357F67" w:rsidRDefault="004559AB" w:rsidP="008A6D73">
      <w:pPr>
        <w:spacing w:line="240" w:lineRule="auto"/>
        <w:rPr>
          <w:rFonts w:ascii="Times New Roman" w:hAnsi="Times New Roman" w:cs="Times New Roman"/>
          <w:b/>
          <w:i/>
          <w:sz w:val="24"/>
          <w:szCs w:val="24"/>
        </w:rPr>
      </w:pP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The Yamhill sub-basin lies to the south of the Tualatin, and drains 1,998 km</w:t>
      </w:r>
      <w:r w:rsidRPr="00357F67">
        <w:rPr>
          <w:rFonts w:ascii="Times New Roman" w:hAnsi="Times New Roman" w:cs="Times New Roman"/>
          <w:sz w:val="24"/>
          <w:szCs w:val="24"/>
          <w:vertAlign w:val="superscript"/>
        </w:rPr>
        <w:t>2</w:t>
      </w:r>
      <w:r w:rsidRPr="00357F67">
        <w:rPr>
          <w:rFonts w:ascii="Times New Roman" w:hAnsi="Times New Roman" w:cs="Times New Roman"/>
          <w:sz w:val="24"/>
          <w:szCs w:val="24"/>
        </w:rPr>
        <w:t xml:space="preserve"> (Fig</w:t>
      </w:r>
      <w:r w:rsidR="008251BF" w:rsidRPr="00357F67">
        <w:rPr>
          <w:rFonts w:ascii="Times New Roman" w:hAnsi="Times New Roman" w:cs="Times New Roman"/>
          <w:sz w:val="24"/>
          <w:szCs w:val="24"/>
        </w:rPr>
        <w:t>ure</w:t>
      </w:r>
      <w:r w:rsidRPr="00357F67">
        <w:rPr>
          <w:rFonts w:ascii="Times New Roman" w:hAnsi="Times New Roman" w:cs="Times New Roman"/>
          <w:sz w:val="24"/>
          <w:szCs w:val="24"/>
        </w:rPr>
        <w:t xml:space="preserve"> 1).  The two main rivers, North and South Yamhill, flow southeast and northeast, respectively, until they converge and flow east before emptying into the Willamette River.   Elevation in the basin ranges from 1,084 m in the Coast Range to 18 m at the mouth of the Yamhill and has a mean elevation of 217 m.  Soils in the basin have similar provenance to those in the Tualatin.  Annual precipitation ranges from 1,560 to 3,880 mm in high elevations and 560 to 1,710 mm in lower elevations.  Average daily temperatures at high elevations range from -14 to 12 degrees in the winter and 7 to 27 degrees in the summer.  Low elevation daily temperatures range from -10 to 15 degrees in the winter and 10 to 30 degrees in the summer.  </w:t>
      </w: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The Yamhill River system is significantly less managed than the Tualatin.  There is no major reservoir in the Yamhill to supplement flows or provide flood control, so during the summer measured flows have dropped to as little as 1.4 cfs, while winter wet seasons have seen flows as large as 40,300 cfs.   The runoff ratio is 0.55 (Table 1).  There is also less development in the basin.  40% of the basin is forested.  One third of the basin consists of cultivated crops, and only 7% is developed.  </w:t>
      </w:r>
    </w:p>
    <w:p w:rsidR="004559AB" w:rsidRPr="00357F67" w:rsidRDefault="004559AB" w:rsidP="008A6D73">
      <w:pPr>
        <w:spacing w:line="240" w:lineRule="auto"/>
        <w:ind w:firstLine="720"/>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3 Data and Methods</w:t>
      </w:r>
    </w:p>
    <w:p w:rsidR="004559AB" w:rsidRPr="00357F67" w:rsidRDefault="004559AB" w:rsidP="008A6D73">
      <w:pPr>
        <w:spacing w:line="240" w:lineRule="auto"/>
        <w:rPr>
          <w:rFonts w:ascii="Times New Roman" w:hAnsi="Times New Roman" w:cs="Times New Roman"/>
          <w:b/>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3.1 Data</w:t>
      </w:r>
    </w:p>
    <w:p w:rsidR="00F44786" w:rsidRPr="00357F67" w:rsidRDefault="00F44786" w:rsidP="008A6D73">
      <w:pPr>
        <w:spacing w:line="240" w:lineRule="auto"/>
        <w:ind w:firstLine="720"/>
        <w:rPr>
          <w:rFonts w:ascii="Times New Roman" w:hAnsi="Times New Roman" w:cs="Times New Roman"/>
          <w:sz w:val="24"/>
          <w:szCs w:val="24"/>
        </w:rPr>
      </w:pPr>
    </w:p>
    <w:p w:rsidR="00F44786"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A 30 m resolution digital elevation model (DEM) and a vectorized stream network were downloaded for our study area from the NHDPlus (version 1) website (NHD Plus 2006).  We downloaded the 30 m resolution, 2006 National Land Cover Dataset (NLCD) produced by MRLC (2011), and used the state level soils dataset STATGO for our analysis.  While STATGO has a coarser resolution than the SSURGO dataset, S</w:t>
      </w:r>
      <w:r w:rsidR="00F6713B" w:rsidRPr="00357F67">
        <w:rPr>
          <w:rFonts w:ascii="Times New Roman" w:hAnsi="Times New Roman" w:cs="Times New Roman"/>
          <w:sz w:val="24"/>
          <w:szCs w:val="24"/>
        </w:rPr>
        <w:t>SURGO has a</w:t>
      </w:r>
      <w:r w:rsidRPr="00357F67">
        <w:rPr>
          <w:rFonts w:ascii="Times New Roman" w:hAnsi="Times New Roman" w:cs="Times New Roman"/>
          <w:sz w:val="24"/>
          <w:szCs w:val="24"/>
        </w:rPr>
        <w:t xml:space="preserve"> data </w:t>
      </w:r>
      <w:r w:rsidR="00F6713B" w:rsidRPr="00357F67">
        <w:rPr>
          <w:rFonts w:ascii="Times New Roman" w:hAnsi="Times New Roman" w:cs="Times New Roman"/>
          <w:sz w:val="24"/>
          <w:szCs w:val="24"/>
        </w:rPr>
        <w:t xml:space="preserve">gap </w:t>
      </w:r>
      <w:r w:rsidRPr="00357F67">
        <w:rPr>
          <w:rFonts w:ascii="Times New Roman" w:hAnsi="Times New Roman" w:cs="Times New Roman"/>
          <w:sz w:val="24"/>
          <w:szCs w:val="24"/>
        </w:rPr>
        <w:t xml:space="preserve">in a portion of </w:t>
      </w:r>
      <w:r w:rsidR="00F6713B" w:rsidRPr="00357F67">
        <w:rPr>
          <w:rFonts w:ascii="Times New Roman" w:hAnsi="Times New Roman" w:cs="Times New Roman"/>
          <w:sz w:val="24"/>
          <w:szCs w:val="24"/>
        </w:rPr>
        <w:t>the study site</w:t>
      </w:r>
      <w:r w:rsidRPr="00357F67">
        <w:rPr>
          <w:rFonts w:ascii="Times New Roman" w:hAnsi="Times New Roman" w:cs="Times New Roman"/>
          <w:sz w:val="24"/>
          <w:szCs w:val="24"/>
        </w:rPr>
        <w:t>.  Furthermore, Mukunden et al (2010) found that there is no statistical difference between the two for model accuracy of flow and sediment.  We downloaded daily interpolated climate grids for the years 1979 to 2010 from the Interactive Numeric &amp; Spatial Information Data Engine (Abatzoglou 2013), which we used for model calibration.  Water quantity and quality data was acquired from a combination of USGS gaging stations and CWS gaging stations throughout the Tualatin.  WWTP discharges as well as Barney Reservoir and Hagg Lake releases were also acquired from CWS.  Site level specifications of Scoggins dam were compiled from Bureau of Reclamation and USGS reports.</w:t>
      </w:r>
      <w:r w:rsidR="00F44786" w:rsidRPr="00357F67">
        <w:rPr>
          <w:rFonts w:ascii="Times New Roman" w:hAnsi="Times New Roman" w:cs="Times New Roman"/>
          <w:sz w:val="24"/>
          <w:szCs w:val="24"/>
        </w:rPr>
        <w:t xml:space="preserve">  </w:t>
      </w:r>
    </w:p>
    <w:p w:rsidR="00F44786" w:rsidRPr="00357F67" w:rsidRDefault="00F44786"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 xml:space="preserve">The availability of water quantity and quality data collection varies substantially.  Yamhill has relatively limited data compared to the Tualatin.  In both basins, the temporal resolution of water quality measurements is typically around two to five measurements per month.  In order to develop a more complete time series of sediment, nitrogen and phosphorus loads, we use the LOADEST software (Runkel et al 2004) (Table 2) to estimate a continuous daily time series.  These loads were then aggregated to monthly loads for model calibration.  </w:t>
      </w:r>
    </w:p>
    <w:p w:rsidR="00F44786" w:rsidRPr="00357F67" w:rsidRDefault="00F44786" w:rsidP="008A6D73">
      <w:pPr>
        <w:spacing w:line="240" w:lineRule="auto"/>
        <w:rPr>
          <w:rFonts w:ascii="Times New Roman" w:hAnsi="Times New Roman" w:cs="Times New Roman"/>
          <w:sz w:val="24"/>
          <w:szCs w:val="24"/>
        </w:rPr>
      </w:pPr>
    </w:p>
    <w:tbl>
      <w:tblPr>
        <w:tblStyle w:val="TableGrid"/>
        <w:tblW w:w="7681" w:type="dxa"/>
        <w:jc w:val="center"/>
        <w:tblLayout w:type="fixed"/>
        <w:tblLook w:val="04A0" w:firstRow="1" w:lastRow="0" w:firstColumn="1" w:lastColumn="0" w:noHBand="0" w:noVBand="1"/>
        <w:tblPrChange w:id="46" w:author="Alexander Psaris" w:date="2014-01-08T10:07:00Z">
          <w:tblPr>
            <w:tblStyle w:val="TableGrid"/>
            <w:tblW w:w="8761" w:type="dxa"/>
            <w:jc w:val="center"/>
            <w:tblLayout w:type="fixed"/>
            <w:tblLook w:val="04A0" w:firstRow="1" w:lastRow="0" w:firstColumn="1" w:lastColumn="0" w:noHBand="0" w:noVBand="1"/>
          </w:tblPr>
        </w:tblPrChange>
      </w:tblPr>
      <w:tblGrid>
        <w:gridCol w:w="1336"/>
        <w:gridCol w:w="1440"/>
        <w:gridCol w:w="1080"/>
        <w:gridCol w:w="1440"/>
        <w:gridCol w:w="720"/>
        <w:gridCol w:w="990"/>
        <w:gridCol w:w="675"/>
        <w:tblGridChange w:id="47">
          <w:tblGrid>
            <w:gridCol w:w="1336"/>
            <w:gridCol w:w="1440"/>
            <w:gridCol w:w="1080"/>
            <w:gridCol w:w="524"/>
            <w:gridCol w:w="916"/>
            <w:gridCol w:w="720"/>
            <w:gridCol w:w="990"/>
            <w:gridCol w:w="615"/>
            <w:gridCol w:w="1140"/>
          </w:tblGrid>
        </w:tblGridChange>
      </w:tblGrid>
      <w:tr w:rsidR="00F44786" w:rsidRPr="00357F67" w:rsidTr="00380533">
        <w:trPr>
          <w:jc w:val="center"/>
          <w:trPrChange w:id="48" w:author="Alexander Psaris" w:date="2014-01-08T10:07:00Z">
            <w:trPr>
              <w:jc w:val="center"/>
            </w:trPr>
          </w:trPrChange>
        </w:trPr>
        <w:tc>
          <w:tcPr>
            <w:tcW w:w="7681" w:type="dxa"/>
            <w:gridSpan w:val="7"/>
            <w:tcBorders>
              <w:top w:val="nil"/>
              <w:left w:val="nil"/>
              <w:bottom w:val="single" w:sz="4" w:space="0" w:color="auto"/>
              <w:right w:val="nil"/>
            </w:tcBorders>
            <w:vAlign w:val="center"/>
            <w:tcPrChange w:id="49" w:author="Alexander Psaris" w:date="2014-01-08T10:07:00Z">
              <w:tcPr>
                <w:tcW w:w="8761" w:type="dxa"/>
                <w:gridSpan w:val="9"/>
                <w:tcBorders>
                  <w:top w:val="nil"/>
                  <w:left w:val="nil"/>
                  <w:bottom w:val="single" w:sz="4" w:space="0" w:color="auto"/>
                  <w:right w:val="nil"/>
                </w:tcBorders>
                <w:vAlign w:val="center"/>
              </w:tcPr>
            </w:tcPrChange>
          </w:tcPr>
          <w:p w:rsidR="00F44786" w:rsidRPr="00357F67" w:rsidRDefault="00F44786" w:rsidP="008A6D73">
            <w:pPr>
              <w:rPr>
                <w:sz w:val="24"/>
                <w:szCs w:val="24"/>
              </w:rPr>
            </w:pPr>
            <w:r w:rsidRPr="00357F67">
              <w:rPr>
                <w:rStyle w:val="TableChar"/>
                <w:sz w:val="24"/>
                <w:szCs w:val="24"/>
              </w:rPr>
              <w:t xml:space="preserve">Table </w:t>
            </w:r>
            <w:r w:rsidR="00135AE8" w:rsidRPr="00357F67">
              <w:rPr>
                <w:rStyle w:val="TableChar"/>
                <w:sz w:val="24"/>
                <w:szCs w:val="24"/>
              </w:rPr>
              <w:t>3</w:t>
            </w:r>
            <w:r w:rsidRPr="00357F67">
              <w:rPr>
                <w:b/>
                <w:sz w:val="24"/>
                <w:szCs w:val="24"/>
              </w:rPr>
              <w:t xml:space="preserve">: </w:t>
            </w:r>
            <w:r w:rsidRPr="00357F67">
              <w:rPr>
                <w:sz w:val="24"/>
                <w:szCs w:val="24"/>
              </w:rPr>
              <w:t>LOADEST sediment and nutrient results.</w:t>
            </w:r>
          </w:p>
        </w:tc>
      </w:tr>
      <w:tr w:rsidR="00380533" w:rsidRPr="00357F67" w:rsidTr="00380533">
        <w:tblPrEx>
          <w:tblPrExChange w:id="50" w:author="Alexander Psaris" w:date="2014-01-08T10:07:00Z">
            <w:tblPrEx>
              <w:tblW w:w="7621" w:type="dxa"/>
            </w:tblPrEx>
          </w:tblPrExChange>
        </w:tblPrEx>
        <w:trPr>
          <w:jc w:val="center"/>
          <w:trPrChange w:id="51" w:author="Alexander Psaris" w:date="2014-01-08T10:07:00Z">
            <w:trPr>
              <w:gridAfter w:val="0"/>
              <w:jc w:val="center"/>
            </w:trPr>
          </w:trPrChange>
        </w:trPr>
        <w:tc>
          <w:tcPr>
            <w:tcW w:w="1336" w:type="dxa"/>
            <w:tcBorders>
              <w:top w:val="single" w:sz="4" w:space="0" w:color="auto"/>
              <w:left w:val="nil"/>
              <w:bottom w:val="single" w:sz="18" w:space="0" w:color="auto"/>
              <w:right w:val="nil"/>
            </w:tcBorders>
            <w:vAlign w:val="center"/>
            <w:tcPrChange w:id="52" w:author="Alexander Psaris" w:date="2014-01-08T10:07:00Z">
              <w:tcPr>
                <w:tcW w:w="1336" w:type="dxa"/>
                <w:tcBorders>
                  <w:top w:val="single" w:sz="4" w:space="0" w:color="auto"/>
                  <w:left w:val="nil"/>
                  <w:bottom w:val="single" w:sz="18" w:space="0" w:color="auto"/>
                  <w:right w:val="nil"/>
                </w:tcBorders>
                <w:vAlign w:val="center"/>
              </w:tcPr>
            </w:tcPrChange>
          </w:tcPr>
          <w:p w:rsidR="00F44786" w:rsidRPr="00357F67" w:rsidRDefault="00F44786" w:rsidP="008A6D73">
            <w:pPr>
              <w:jc w:val="center"/>
              <w:rPr>
                <w:b/>
                <w:sz w:val="24"/>
                <w:szCs w:val="24"/>
              </w:rPr>
            </w:pPr>
            <w:r w:rsidRPr="00357F67">
              <w:rPr>
                <w:b/>
                <w:sz w:val="24"/>
                <w:szCs w:val="24"/>
              </w:rPr>
              <w:t>Parameter</w:t>
            </w:r>
          </w:p>
        </w:tc>
        <w:tc>
          <w:tcPr>
            <w:tcW w:w="1440" w:type="dxa"/>
            <w:tcBorders>
              <w:top w:val="single" w:sz="4" w:space="0" w:color="auto"/>
              <w:left w:val="nil"/>
              <w:bottom w:val="single" w:sz="18" w:space="0" w:color="auto"/>
              <w:right w:val="nil"/>
            </w:tcBorders>
            <w:vAlign w:val="center"/>
            <w:tcPrChange w:id="53" w:author="Alexander Psaris" w:date="2014-01-08T10:07:00Z">
              <w:tcPr>
                <w:tcW w:w="1440" w:type="dxa"/>
                <w:tcBorders>
                  <w:top w:val="single" w:sz="4" w:space="0" w:color="auto"/>
                  <w:left w:val="nil"/>
                  <w:bottom w:val="single" w:sz="18" w:space="0" w:color="auto"/>
                  <w:right w:val="nil"/>
                </w:tcBorders>
                <w:vAlign w:val="center"/>
              </w:tcPr>
            </w:tcPrChange>
          </w:tcPr>
          <w:p w:rsidR="00F44786" w:rsidRPr="00357F67" w:rsidRDefault="00F44786" w:rsidP="008A6D73">
            <w:pPr>
              <w:jc w:val="center"/>
              <w:rPr>
                <w:b/>
                <w:sz w:val="24"/>
                <w:szCs w:val="24"/>
              </w:rPr>
            </w:pPr>
            <w:r w:rsidRPr="00357F67">
              <w:rPr>
                <w:b/>
                <w:sz w:val="24"/>
                <w:szCs w:val="24"/>
              </w:rPr>
              <w:t>Calibration Period</w:t>
            </w:r>
          </w:p>
        </w:tc>
        <w:tc>
          <w:tcPr>
            <w:tcW w:w="1080" w:type="dxa"/>
            <w:tcBorders>
              <w:top w:val="single" w:sz="4" w:space="0" w:color="auto"/>
              <w:left w:val="nil"/>
              <w:bottom w:val="single" w:sz="18" w:space="0" w:color="auto"/>
              <w:right w:val="nil"/>
            </w:tcBorders>
            <w:vAlign w:val="center"/>
            <w:tcPrChange w:id="54" w:author="Alexander Psaris" w:date="2014-01-08T10:07:00Z">
              <w:tcPr>
                <w:tcW w:w="1080" w:type="dxa"/>
                <w:tcBorders>
                  <w:top w:val="single" w:sz="4" w:space="0" w:color="auto"/>
                  <w:left w:val="nil"/>
                  <w:bottom w:val="single" w:sz="18" w:space="0" w:color="auto"/>
                  <w:right w:val="nil"/>
                </w:tcBorders>
                <w:vAlign w:val="center"/>
              </w:tcPr>
            </w:tcPrChange>
          </w:tcPr>
          <w:p w:rsidR="00F44786" w:rsidRPr="00357F67" w:rsidRDefault="00F44786" w:rsidP="008A6D73">
            <w:pPr>
              <w:jc w:val="center"/>
              <w:rPr>
                <w:b/>
                <w:sz w:val="24"/>
                <w:szCs w:val="24"/>
              </w:rPr>
            </w:pPr>
            <w:r w:rsidRPr="00357F67">
              <w:rPr>
                <w:b/>
                <w:sz w:val="24"/>
                <w:szCs w:val="24"/>
              </w:rPr>
              <w:t xml:space="preserve">Grab Samples </w:t>
            </w:r>
          </w:p>
        </w:tc>
        <w:tc>
          <w:tcPr>
            <w:tcW w:w="1440" w:type="dxa"/>
            <w:tcBorders>
              <w:top w:val="single" w:sz="4" w:space="0" w:color="auto"/>
              <w:left w:val="nil"/>
              <w:bottom w:val="single" w:sz="18" w:space="0" w:color="auto"/>
              <w:right w:val="nil"/>
            </w:tcBorders>
            <w:vAlign w:val="center"/>
            <w:tcPrChange w:id="55" w:author="Alexander Psaris" w:date="2014-01-08T10:07:00Z">
              <w:tcPr>
                <w:tcW w:w="1440" w:type="dxa"/>
                <w:gridSpan w:val="2"/>
                <w:tcBorders>
                  <w:top w:val="single" w:sz="4" w:space="0" w:color="auto"/>
                  <w:left w:val="nil"/>
                  <w:bottom w:val="single" w:sz="18" w:space="0" w:color="auto"/>
                  <w:right w:val="nil"/>
                </w:tcBorders>
                <w:vAlign w:val="center"/>
              </w:tcPr>
            </w:tcPrChange>
          </w:tcPr>
          <w:p w:rsidR="00F44786" w:rsidRPr="00357F67" w:rsidRDefault="00F44786" w:rsidP="008A6D73">
            <w:pPr>
              <w:jc w:val="center"/>
              <w:rPr>
                <w:b/>
                <w:sz w:val="24"/>
                <w:szCs w:val="24"/>
              </w:rPr>
            </w:pPr>
            <w:r w:rsidRPr="00357F67">
              <w:rPr>
                <w:b/>
                <w:sz w:val="24"/>
                <w:szCs w:val="24"/>
              </w:rPr>
              <w:t>Estimation Period</w:t>
            </w:r>
          </w:p>
        </w:tc>
        <w:tc>
          <w:tcPr>
            <w:tcW w:w="720" w:type="dxa"/>
            <w:tcBorders>
              <w:top w:val="single" w:sz="4" w:space="0" w:color="auto"/>
              <w:left w:val="nil"/>
              <w:bottom w:val="single" w:sz="18" w:space="0" w:color="auto"/>
              <w:right w:val="nil"/>
            </w:tcBorders>
            <w:vAlign w:val="center"/>
            <w:tcPrChange w:id="56" w:author="Alexander Psaris" w:date="2014-01-08T10:07:00Z">
              <w:tcPr>
                <w:tcW w:w="720" w:type="dxa"/>
                <w:tcBorders>
                  <w:top w:val="single" w:sz="4" w:space="0" w:color="auto"/>
                  <w:left w:val="nil"/>
                  <w:bottom w:val="single" w:sz="18" w:space="0" w:color="auto"/>
                  <w:right w:val="nil"/>
                </w:tcBorders>
                <w:vAlign w:val="center"/>
              </w:tcPr>
            </w:tcPrChange>
          </w:tcPr>
          <w:p w:rsidR="00F44786" w:rsidRPr="00357F67" w:rsidRDefault="00F44786" w:rsidP="008A6D73">
            <w:pPr>
              <w:jc w:val="center"/>
              <w:rPr>
                <w:b/>
                <w:sz w:val="24"/>
                <w:szCs w:val="24"/>
              </w:rPr>
            </w:pPr>
            <w:r w:rsidRPr="00357F67">
              <w:rPr>
                <w:b/>
                <w:sz w:val="24"/>
                <w:szCs w:val="24"/>
              </w:rPr>
              <w:t>NSE</w:t>
            </w:r>
          </w:p>
        </w:tc>
        <w:tc>
          <w:tcPr>
            <w:tcW w:w="990" w:type="dxa"/>
            <w:tcBorders>
              <w:top w:val="single" w:sz="4" w:space="0" w:color="auto"/>
              <w:left w:val="nil"/>
              <w:bottom w:val="single" w:sz="18" w:space="0" w:color="auto"/>
              <w:right w:val="nil"/>
            </w:tcBorders>
            <w:vAlign w:val="center"/>
            <w:tcPrChange w:id="57" w:author="Alexander Psaris" w:date="2014-01-08T10:07:00Z">
              <w:tcPr>
                <w:tcW w:w="990" w:type="dxa"/>
                <w:tcBorders>
                  <w:top w:val="single" w:sz="4" w:space="0" w:color="auto"/>
                  <w:left w:val="nil"/>
                  <w:bottom w:val="single" w:sz="18" w:space="0" w:color="auto"/>
                  <w:right w:val="nil"/>
                </w:tcBorders>
                <w:vAlign w:val="center"/>
              </w:tcPr>
            </w:tcPrChange>
          </w:tcPr>
          <w:p w:rsidR="00F44786" w:rsidRPr="00357F67" w:rsidRDefault="00F44786" w:rsidP="008A6D73">
            <w:pPr>
              <w:jc w:val="center"/>
              <w:rPr>
                <w:b/>
                <w:sz w:val="24"/>
                <w:szCs w:val="24"/>
              </w:rPr>
            </w:pPr>
            <w:r w:rsidRPr="00357F67">
              <w:rPr>
                <w:b/>
                <w:sz w:val="24"/>
                <w:szCs w:val="24"/>
              </w:rPr>
              <w:t>PBIAS</w:t>
            </w:r>
          </w:p>
        </w:tc>
        <w:tc>
          <w:tcPr>
            <w:tcW w:w="675" w:type="dxa"/>
            <w:tcBorders>
              <w:top w:val="single" w:sz="4" w:space="0" w:color="auto"/>
              <w:left w:val="nil"/>
              <w:bottom w:val="single" w:sz="18" w:space="0" w:color="auto"/>
              <w:right w:val="nil"/>
            </w:tcBorders>
            <w:vAlign w:val="center"/>
            <w:tcPrChange w:id="58" w:author="Alexander Psaris" w:date="2014-01-08T10:07:00Z">
              <w:tcPr>
                <w:tcW w:w="615" w:type="dxa"/>
                <w:tcBorders>
                  <w:top w:val="single" w:sz="4" w:space="0" w:color="auto"/>
                  <w:left w:val="nil"/>
                  <w:bottom w:val="single" w:sz="18" w:space="0" w:color="auto"/>
                  <w:right w:val="nil"/>
                </w:tcBorders>
                <w:vAlign w:val="center"/>
              </w:tcPr>
            </w:tcPrChange>
          </w:tcPr>
          <w:p w:rsidR="00F44786" w:rsidRPr="00357F67" w:rsidRDefault="00F44786" w:rsidP="008A6D73">
            <w:pPr>
              <w:jc w:val="center"/>
              <w:rPr>
                <w:b/>
                <w:sz w:val="24"/>
                <w:szCs w:val="24"/>
              </w:rPr>
            </w:pPr>
            <w:r w:rsidRPr="00357F67">
              <w:rPr>
                <w:b/>
                <w:sz w:val="24"/>
                <w:szCs w:val="24"/>
              </w:rPr>
              <w:t>R</w:t>
            </w:r>
            <w:r w:rsidRPr="00357F67">
              <w:rPr>
                <w:b/>
                <w:sz w:val="24"/>
                <w:szCs w:val="24"/>
                <w:vertAlign w:val="superscript"/>
              </w:rPr>
              <w:t>2</w:t>
            </w:r>
          </w:p>
        </w:tc>
      </w:tr>
      <w:tr w:rsidR="00F44786" w:rsidRPr="00357F67" w:rsidTr="00380533">
        <w:trPr>
          <w:jc w:val="center"/>
          <w:trPrChange w:id="59" w:author="Alexander Psaris" w:date="2014-01-08T10:07:00Z">
            <w:trPr>
              <w:jc w:val="center"/>
            </w:trPr>
          </w:trPrChange>
        </w:trPr>
        <w:tc>
          <w:tcPr>
            <w:tcW w:w="7681" w:type="dxa"/>
            <w:gridSpan w:val="7"/>
            <w:tcBorders>
              <w:top w:val="single" w:sz="18" w:space="0" w:color="auto"/>
              <w:left w:val="nil"/>
              <w:bottom w:val="single" w:sz="12" w:space="0" w:color="auto"/>
            </w:tcBorders>
            <w:vAlign w:val="center"/>
            <w:tcPrChange w:id="60" w:author="Alexander Psaris" w:date="2014-01-08T10:07:00Z">
              <w:tcPr>
                <w:tcW w:w="8761" w:type="dxa"/>
                <w:gridSpan w:val="9"/>
                <w:tcBorders>
                  <w:top w:val="single" w:sz="18" w:space="0" w:color="auto"/>
                  <w:left w:val="nil"/>
                  <w:bottom w:val="single" w:sz="12" w:space="0" w:color="auto"/>
                </w:tcBorders>
                <w:vAlign w:val="center"/>
              </w:tcPr>
            </w:tcPrChange>
          </w:tcPr>
          <w:p w:rsidR="00F44786" w:rsidRPr="00357F67" w:rsidRDefault="00F44786" w:rsidP="008A6D73">
            <w:pPr>
              <w:jc w:val="center"/>
              <w:rPr>
                <w:i/>
                <w:sz w:val="24"/>
                <w:szCs w:val="24"/>
              </w:rPr>
            </w:pPr>
            <w:r w:rsidRPr="00357F67">
              <w:rPr>
                <w:i/>
                <w:sz w:val="24"/>
                <w:szCs w:val="24"/>
              </w:rPr>
              <w:t>Tualatin River at West Linn</w:t>
            </w:r>
          </w:p>
        </w:tc>
      </w:tr>
      <w:tr w:rsidR="00380533" w:rsidRPr="00357F67" w:rsidTr="00380533">
        <w:tblPrEx>
          <w:tblPrExChange w:id="61" w:author="Alexander Psaris" w:date="2014-01-08T10:07:00Z">
            <w:tblPrEx>
              <w:tblW w:w="7621" w:type="dxa"/>
            </w:tblPrEx>
          </w:tblPrExChange>
        </w:tblPrEx>
        <w:trPr>
          <w:jc w:val="center"/>
          <w:trPrChange w:id="62" w:author="Alexander Psaris" w:date="2014-01-08T10:07:00Z">
            <w:trPr>
              <w:gridAfter w:val="0"/>
              <w:jc w:val="center"/>
            </w:trPr>
          </w:trPrChange>
        </w:trPr>
        <w:tc>
          <w:tcPr>
            <w:tcW w:w="1336" w:type="dxa"/>
            <w:tcBorders>
              <w:top w:val="single" w:sz="12" w:space="0" w:color="auto"/>
              <w:left w:val="nil"/>
              <w:bottom w:val="nil"/>
              <w:right w:val="nil"/>
            </w:tcBorders>
            <w:vAlign w:val="center"/>
            <w:tcPrChange w:id="63" w:author="Alexander Psaris" w:date="2014-01-08T10:07:00Z">
              <w:tcPr>
                <w:tcW w:w="1336" w:type="dxa"/>
                <w:tcBorders>
                  <w:top w:val="single" w:sz="12" w:space="0" w:color="auto"/>
                  <w:left w:val="nil"/>
                  <w:bottom w:val="nil"/>
                  <w:right w:val="nil"/>
                </w:tcBorders>
                <w:vAlign w:val="center"/>
              </w:tcPr>
            </w:tcPrChange>
          </w:tcPr>
          <w:p w:rsidR="00F44786" w:rsidRPr="00357F67" w:rsidRDefault="00F44786" w:rsidP="008A6D73">
            <w:pPr>
              <w:jc w:val="center"/>
              <w:rPr>
                <w:b/>
                <w:i/>
                <w:sz w:val="24"/>
                <w:szCs w:val="24"/>
              </w:rPr>
            </w:pPr>
            <w:r w:rsidRPr="00357F67">
              <w:rPr>
                <w:b/>
                <w:i/>
                <w:sz w:val="24"/>
                <w:szCs w:val="24"/>
              </w:rPr>
              <w:t>TSS</w:t>
            </w:r>
          </w:p>
        </w:tc>
        <w:tc>
          <w:tcPr>
            <w:tcW w:w="1440" w:type="dxa"/>
            <w:tcBorders>
              <w:top w:val="single" w:sz="12" w:space="0" w:color="auto"/>
              <w:left w:val="nil"/>
              <w:bottom w:val="nil"/>
              <w:right w:val="nil"/>
            </w:tcBorders>
            <w:vAlign w:val="center"/>
            <w:tcPrChange w:id="64" w:author="Alexander Psaris" w:date="2014-01-08T10:07:00Z">
              <w:tcPr>
                <w:tcW w:w="144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1988 – 2010</w:t>
            </w:r>
          </w:p>
        </w:tc>
        <w:tc>
          <w:tcPr>
            <w:tcW w:w="1080" w:type="dxa"/>
            <w:tcBorders>
              <w:top w:val="single" w:sz="12" w:space="0" w:color="auto"/>
              <w:left w:val="nil"/>
              <w:bottom w:val="nil"/>
              <w:right w:val="nil"/>
            </w:tcBorders>
            <w:vAlign w:val="center"/>
            <w:tcPrChange w:id="65" w:author="Alexander Psaris" w:date="2014-01-08T10:07:00Z">
              <w:tcPr>
                <w:tcW w:w="108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828</w:t>
            </w:r>
          </w:p>
        </w:tc>
        <w:tc>
          <w:tcPr>
            <w:tcW w:w="1440" w:type="dxa"/>
            <w:tcBorders>
              <w:top w:val="single" w:sz="12" w:space="0" w:color="auto"/>
              <w:left w:val="nil"/>
              <w:bottom w:val="nil"/>
              <w:right w:val="nil"/>
            </w:tcBorders>
            <w:vAlign w:val="center"/>
            <w:tcPrChange w:id="66" w:author="Alexander Psaris" w:date="2014-01-08T10:07:00Z">
              <w:tcPr>
                <w:tcW w:w="1440" w:type="dxa"/>
                <w:gridSpan w:val="2"/>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1981 – 2010</w:t>
            </w:r>
          </w:p>
        </w:tc>
        <w:tc>
          <w:tcPr>
            <w:tcW w:w="720" w:type="dxa"/>
            <w:tcBorders>
              <w:top w:val="single" w:sz="12" w:space="0" w:color="auto"/>
              <w:left w:val="nil"/>
              <w:bottom w:val="nil"/>
              <w:right w:val="nil"/>
            </w:tcBorders>
            <w:vAlign w:val="center"/>
            <w:tcPrChange w:id="67" w:author="Alexander Psaris" w:date="2014-01-08T10:07:00Z">
              <w:tcPr>
                <w:tcW w:w="72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 xml:space="preserve">0.06 </w:t>
            </w:r>
          </w:p>
        </w:tc>
        <w:tc>
          <w:tcPr>
            <w:tcW w:w="990" w:type="dxa"/>
            <w:tcBorders>
              <w:top w:val="single" w:sz="12" w:space="0" w:color="auto"/>
              <w:left w:val="nil"/>
              <w:bottom w:val="nil"/>
              <w:right w:val="nil"/>
            </w:tcBorders>
            <w:vAlign w:val="center"/>
            <w:tcPrChange w:id="68" w:author="Alexander Psaris" w:date="2014-01-08T10:07:00Z">
              <w:tcPr>
                <w:tcW w:w="99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11.14</w:t>
            </w:r>
          </w:p>
        </w:tc>
        <w:tc>
          <w:tcPr>
            <w:tcW w:w="675" w:type="dxa"/>
            <w:tcBorders>
              <w:top w:val="single" w:sz="12" w:space="0" w:color="auto"/>
              <w:left w:val="nil"/>
              <w:bottom w:val="nil"/>
              <w:right w:val="nil"/>
            </w:tcBorders>
            <w:vAlign w:val="center"/>
            <w:tcPrChange w:id="69" w:author="Alexander Psaris" w:date="2014-01-08T10:07:00Z">
              <w:tcPr>
                <w:tcW w:w="615"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0.94</w:t>
            </w:r>
          </w:p>
        </w:tc>
      </w:tr>
      <w:tr w:rsidR="00380533" w:rsidRPr="00357F67" w:rsidTr="00380533">
        <w:tblPrEx>
          <w:tblPrExChange w:id="70" w:author="Alexander Psaris" w:date="2014-01-08T10:07:00Z">
            <w:tblPrEx>
              <w:tblW w:w="7621" w:type="dxa"/>
            </w:tblPrEx>
          </w:tblPrExChange>
        </w:tblPrEx>
        <w:trPr>
          <w:jc w:val="center"/>
          <w:trPrChange w:id="71" w:author="Alexander Psaris" w:date="2014-01-08T10:07:00Z">
            <w:trPr>
              <w:gridAfter w:val="0"/>
              <w:jc w:val="center"/>
            </w:trPr>
          </w:trPrChange>
        </w:trPr>
        <w:tc>
          <w:tcPr>
            <w:tcW w:w="1336" w:type="dxa"/>
            <w:tcBorders>
              <w:top w:val="nil"/>
              <w:left w:val="nil"/>
              <w:bottom w:val="nil"/>
              <w:right w:val="nil"/>
            </w:tcBorders>
            <w:vAlign w:val="center"/>
            <w:tcPrChange w:id="72" w:author="Alexander Psaris" w:date="2014-01-08T10:07:00Z">
              <w:tcPr>
                <w:tcW w:w="1336" w:type="dxa"/>
                <w:tcBorders>
                  <w:top w:val="nil"/>
                  <w:left w:val="nil"/>
                  <w:bottom w:val="nil"/>
                  <w:right w:val="nil"/>
                </w:tcBorders>
                <w:vAlign w:val="center"/>
              </w:tcPr>
            </w:tcPrChange>
          </w:tcPr>
          <w:p w:rsidR="00F44786" w:rsidRPr="00357F67" w:rsidRDefault="00F44786" w:rsidP="008A6D73">
            <w:pPr>
              <w:jc w:val="center"/>
              <w:rPr>
                <w:b/>
                <w:i/>
                <w:sz w:val="24"/>
                <w:szCs w:val="24"/>
              </w:rPr>
            </w:pPr>
            <w:r w:rsidRPr="00357F67">
              <w:rPr>
                <w:b/>
                <w:i/>
                <w:sz w:val="24"/>
                <w:szCs w:val="24"/>
              </w:rPr>
              <w:t>TN</w:t>
            </w:r>
          </w:p>
        </w:tc>
        <w:tc>
          <w:tcPr>
            <w:tcW w:w="1440" w:type="dxa"/>
            <w:tcBorders>
              <w:top w:val="nil"/>
              <w:left w:val="nil"/>
              <w:bottom w:val="nil"/>
              <w:right w:val="nil"/>
            </w:tcBorders>
            <w:vAlign w:val="center"/>
            <w:tcPrChange w:id="73" w:author="Alexander Psaris" w:date="2014-01-08T10:07:00Z">
              <w:tcPr>
                <w:tcW w:w="144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1974 – 2002</w:t>
            </w:r>
          </w:p>
        </w:tc>
        <w:tc>
          <w:tcPr>
            <w:tcW w:w="1080" w:type="dxa"/>
            <w:tcBorders>
              <w:top w:val="nil"/>
              <w:left w:val="nil"/>
              <w:bottom w:val="nil"/>
              <w:right w:val="nil"/>
            </w:tcBorders>
            <w:vAlign w:val="center"/>
            <w:tcPrChange w:id="74" w:author="Alexander Psaris" w:date="2014-01-08T10:07:00Z">
              <w:tcPr>
                <w:tcW w:w="108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545</w:t>
            </w:r>
          </w:p>
        </w:tc>
        <w:tc>
          <w:tcPr>
            <w:tcW w:w="1440" w:type="dxa"/>
            <w:tcBorders>
              <w:top w:val="nil"/>
              <w:left w:val="nil"/>
              <w:bottom w:val="nil"/>
              <w:right w:val="nil"/>
            </w:tcBorders>
            <w:vAlign w:val="center"/>
            <w:tcPrChange w:id="75" w:author="Alexander Psaris" w:date="2014-01-08T10:07:00Z">
              <w:tcPr>
                <w:tcW w:w="1440" w:type="dxa"/>
                <w:gridSpan w:val="2"/>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1981 – 2010</w:t>
            </w:r>
          </w:p>
        </w:tc>
        <w:tc>
          <w:tcPr>
            <w:tcW w:w="720" w:type="dxa"/>
            <w:tcBorders>
              <w:top w:val="nil"/>
              <w:left w:val="nil"/>
              <w:bottom w:val="nil"/>
              <w:right w:val="nil"/>
            </w:tcBorders>
            <w:vAlign w:val="center"/>
            <w:tcPrChange w:id="76" w:author="Alexander Psaris" w:date="2014-01-08T10:07:00Z">
              <w:tcPr>
                <w:tcW w:w="72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0.93</w:t>
            </w:r>
          </w:p>
        </w:tc>
        <w:tc>
          <w:tcPr>
            <w:tcW w:w="990" w:type="dxa"/>
            <w:tcBorders>
              <w:top w:val="nil"/>
              <w:left w:val="nil"/>
              <w:bottom w:val="nil"/>
              <w:right w:val="nil"/>
            </w:tcBorders>
            <w:vAlign w:val="center"/>
            <w:tcPrChange w:id="77" w:author="Alexander Psaris" w:date="2014-01-08T10:07:00Z">
              <w:tcPr>
                <w:tcW w:w="99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0.12</w:t>
            </w:r>
          </w:p>
        </w:tc>
        <w:tc>
          <w:tcPr>
            <w:tcW w:w="675" w:type="dxa"/>
            <w:tcBorders>
              <w:top w:val="nil"/>
              <w:left w:val="nil"/>
              <w:bottom w:val="nil"/>
              <w:right w:val="nil"/>
            </w:tcBorders>
            <w:vAlign w:val="center"/>
            <w:tcPrChange w:id="78" w:author="Alexander Psaris" w:date="2014-01-08T10:07:00Z">
              <w:tcPr>
                <w:tcW w:w="615"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0.95</w:t>
            </w:r>
          </w:p>
        </w:tc>
      </w:tr>
      <w:tr w:rsidR="00380533" w:rsidRPr="00357F67" w:rsidTr="00380533">
        <w:tblPrEx>
          <w:tblPrExChange w:id="79" w:author="Alexander Psaris" w:date="2014-01-08T10:07:00Z">
            <w:tblPrEx>
              <w:tblW w:w="7621" w:type="dxa"/>
            </w:tblPrEx>
          </w:tblPrExChange>
        </w:tblPrEx>
        <w:trPr>
          <w:jc w:val="center"/>
          <w:trPrChange w:id="80" w:author="Alexander Psaris" w:date="2014-01-08T10:07:00Z">
            <w:trPr>
              <w:gridAfter w:val="0"/>
              <w:jc w:val="center"/>
            </w:trPr>
          </w:trPrChange>
        </w:trPr>
        <w:tc>
          <w:tcPr>
            <w:tcW w:w="1336" w:type="dxa"/>
            <w:tcBorders>
              <w:top w:val="nil"/>
              <w:left w:val="nil"/>
              <w:bottom w:val="nil"/>
              <w:right w:val="nil"/>
            </w:tcBorders>
            <w:vAlign w:val="center"/>
            <w:tcPrChange w:id="81" w:author="Alexander Psaris" w:date="2014-01-08T10:07:00Z">
              <w:tcPr>
                <w:tcW w:w="1336" w:type="dxa"/>
                <w:tcBorders>
                  <w:top w:val="nil"/>
                  <w:left w:val="nil"/>
                  <w:bottom w:val="nil"/>
                  <w:right w:val="nil"/>
                </w:tcBorders>
                <w:vAlign w:val="center"/>
              </w:tcPr>
            </w:tcPrChange>
          </w:tcPr>
          <w:p w:rsidR="00F44786" w:rsidRPr="00357F67" w:rsidRDefault="00F44786" w:rsidP="008A6D73">
            <w:pPr>
              <w:jc w:val="center"/>
              <w:rPr>
                <w:b/>
                <w:i/>
                <w:sz w:val="24"/>
                <w:szCs w:val="24"/>
              </w:rPr>
            </w:pPr>
            <w:r w:rsidRPr="00357F67">
              <w:rPr>
                <w:b/>
                <w:i/>
                <w:sz w:val="24"/>
                <w:szCs w:val="24"/>
              </w:rPr>
              <w:t>TP</w:t>
            </w:r>
          </w:p>
        </w:tc>
        <w:tc>
          <w:tcPr>
            <w:tcW w:w="1440" w:type="dxa"/>
            <w:tcBorders>
              <w:top w:val="nil"/>
              <w:left w:val="nil"/>
              <w:bottom w:val="nil"/>
              <w:right w:val="nil"/>
            </w:tcBorders>
            <w:vAlign w:val="center"/>
            <w:tcPrChange w:id="82" w:author="Alexander Psaris" w:date="2014-01-08T10:07:00Z">
              <w:tcPr>
                <w:tcW w:w="144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1974 – 2010</w:t>
            </w:r>
          </w:p>
        </w:tc>
        <w:tc>
          <w:tcPr>
            <w:tcW w:w="1080" w:type="dxa"/>
            <w:tcBorders>
              <w:top w:val="nil"/>
              <w:left w:val="nil"/>
              <w:bottom w:val="nil"/>
              <w:right w:val="nil"/>
            </w:tcBorders>
            <w:vAlign w:val="center"/>
            <w:tcPrChange w:id="83" w:author="Alexander Psaris" w:date="2014-01-08T10:07:00Z">
              <w:tcPr>
                <w:tcW w:w="108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972</w:t>
            </w:r>
          </w:p>
        </w:tc>
        <w:tc>
          <w:tcPr>
            <w:tcW w:w="1440" w:type="dxa"/>
            <w:tcBorders>
              <w:top w:val="nil"/>
              <w:left w:val="nil"/>
              <w:bottom w:val="nil"/>
              <w:right w:val="nil"/>
            </w:tcBorders>
            <w:vAlign w:val="center"/>
            <w:tcPrChange w:id="84" w:author="Alexander Psaris" w:date="2014-01-08T10:07:00Z">
              <w:tcPr>
                <w:tcW w:w="1440" w:type="dxa"/>
                <w:gridSpan w:val="2"/>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1981 – 2010</w:t>
            </w:r>
          </w:p>
        </w:tc>
        <w:tc>
          <w:tcPr>
            <w:tcW w:w="720" w:type="dxa"/>
            <w:tcBorders>
              <w:top w:val="nil"/>
              <w:left w:val="nil"/>
              <w:bottom w:val="nil"/>
              <w:right w:val="nil"/>
            </w:tcBorders>
            <w:vAlign w:val="center"/>
            <w:tcPrChange w:id="85" w:author="Alexander Psaris" w:date="2014-01-08T10:07:00Z">
              <w:tcPr>
                <w:tcW w:w="72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0.65</w:t>
            </w:r>
          </w:p>
        </w:tc>
        <w:tc>
          <w:tcPr>
            <w:tcW w:w="990" w:type="dxa"/>
            <w:tcBorders>
              <w:top w:val="nil"/>
              <w:left w:val="nil"/>
              <w:bottom w:val="nil"/>
              <w:right w:val="nil"/>
            </w:tcBorders>
            <w:vAlign w:val="center"/>
            <w:tcPrChange w:id="86" w:author="Alexander Psaris" w:date="2014-01-08T10:07:00Z">
              <w:tcPr>
                <w:tcW w:w="99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5.63</w:t>
            </w:r>
          </w:p>
        </w:tc>
        <w:tc>
          <w:tcPr>
            <w:tcW w:w="675" w:type="dxa"/>
            <w:tcBorders>
              <w:top w:val="nil"/>
              <w:left w:val="nil"/>
              <w:bottom w:val="nil"/>
              <w:right w:val="nil"/>
            </w:tcBorders>
            <w:vAlign w:val="center"/>
            <w:tcPrChange w:id="87" w:author="Alexander Psaris" w:date="2014-01-08T10:07:00Z">
              <w:tcPr>
                <w:tcW w:w="615"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0.92</w:t>
            </w:r>
          </w:p>
        </w:tc>
      </w:tr>
      <w:tr w:rsidR="00F44786" w:rsidRPr="00357F67" w:rsidTr="00380533">
        <w:trPr>
          <w:jc w:val="center"/>
          <w:trPrChange w:id="88" w:author="Alexander Psaris" w:date="2014-01-08T10:07:00Z">
            <w:trPr>
              <w:jc w:val="center"/>
            </w:trPr>
          </w:trPrChange>
        </w:trPr>
        <w:tc>
          <w:tcPr>
            <w:tcW w:w="7681" w:type="dxa"/>
            <w:gridSpan w:val="7"/>
            <w:tcBorders>
              <w:top w:val="single" w:sz="12" w:space="0" w:color="auto"/>
              <w:left w:val="nil"/>
              <w:bottom w:val="single" w:sz="12" w:space="0" w:color="auto"/>
              <w:right w:val="nil"/>
            </w:tcBorders>
            <w:vAlign w:val="center"/>
            <w:tcPrChange w:id="89" w:author="Alexander Psaris" w:date="2014-01-08T10:07:00Z">
              <w:tcPr>
                <w:tcW w:w="8761" w:type="dxa"/>
                <w:gridSpan w:val="9"/>
                <w:tcBorders>
                  <w:top w:val="single" w:sz="12" w:space="0" w:color="auto"/>
                  <w:left w:val="nil"/>
                  <w:bottom w:val="single" w:sz="12" w:space="0" w:color="auto"/>
                  <w:right w:val="nil"/>
                </w:tcBorders>
                <w:vAlign w:val="center"/>
              </w:tcPr>
            </w:tcPrChange>
          </w:tcPr>
          <w:p w:rsidR="00F44786" w:rsidRPr="00357F67" w:rsidRDefault="008251BF" w:rsidP="008A6D73">
            <w:pPr>
              <w:jc w:val="center"/>
              <w:rPr>
                <w:i/>
                <w:sz w:val="24"/>
                <w:szCs w:val="24"/>
              </w:rPr>
            </w:pPr>
            <w:r w:rsidRPr="00357F67">
              <w:rPr>
                <w:i/>
                <w:sz w:val="24"/>
                <w:szCs w:val="24"/>
              </w:rPr>
              <w:t>Tualatin River at Dilley</w:t>
            </w:r>
          </w:p>
        </w:tc>
      </w:tr>
      <w:tr w:rsidR="00380533" w:rsidRPr="00357F67" w:rsidTr="00380533">
        <w:tblPrEx>
          <w:tblPrExChange w:id="90" w:author="Alexander Psaris" w:date="2014-01-08T10:07:00Z">
            <w:tblPrEx>
              <w:tblW w:w="7621" w:type="dxa"/>
            </w:tblPrEx>
          </w:tblPrExChange>
        </w:tblPrEx>
        <w:trPr>
          <w:jc w:val="center"/>
          <w:trPrChange w:id="91" w:author="Alexander Psaris" w:date="2014-01-08T10:07:00Z">
            <w:trPr>
              <w:gridAfter w:val="0"/>
              <w:jc w:val="center"/>
            </w:trPr>
          </w:trPrChange>
        </w:trPr>
        <w:tc>
          <w:tcPr>
            <w:tcW w:w="1336" w:type="dxa"/>
            <w:tcBorders>
              <w:top w:val="single" w:sz="12" w:space="0" w:color="auto"/>
              <w:left w:val="nil"/>
              <w:bottom w:val="nil"/>
              <w:right w:val="nil"/>
            </w:tcBorders>
            <w:vAlign w:val="center"/>
            <w:tcPrChange w:id="92" w:author="Alexander Psaris" w:date="2014-01-08T10:07:00Z">
              <w:tcPr>
                <w:tcW w:w="1336" w:type="dxa"/>
                <w:tcBorders>
                  <w:top w:val="single" w:sz="12" w:space="0" w:color="auto"/>
                  <w:left w:val="nil"/>
                  <w:bottom w:val="nil"/>
                  <w:right w:val="nil"/>
                </w:tcBorders>
                <w:vAlign w:val="center"/>
              </w:tcPr>
            </w:tcPrChange>
          </w:tcPr>
          <w:p w:rsidR="00F44786" w:rsidRPr="00357F67" w:rsidRDefault="00F44786" w:rsidP="008A6D73">
            <w:pPr>
              <w:jc w:val="center"/>
              <w:rPr>
                <w:b/>
                <w:i/>
                <w:sz w:val="24"/>
                <w:szCs w:val="24"/>
              </w:rPr>
            </w:pPr>
            <w:r w:rsidRPr="00357F67">
              <w:rPr>
                <w:b/>
                <w:i/>
                <w:sz w:val="24"/>
                <w:szCs w:val="24"/>
              </w:rPr>
              <w:t>TSS</w:t>
            </w:r>
          </w:p>
        </w:tc>
        <w:tc>
          <w:tcPr>
            <w:tcW w:w="1440" w:type="dxa"/>
            <w:tcBorders>
              <w:top w:val="single" w:sz="12" w:space="0" w:color="auto"/>
              <w:left w:val="nil"/>
              <w:bottom w:val="nil"/>
              <w:right w:val="nil"/>
            </w:tcBorders>
            <w:vAlign w:val="center"/>
            <w:tcPrChange w:id="93" w:author="Alexander Psaris" w:date="2014-01-08T10:07:00Z">
              <w:tcPr>
                <w:tcW w:w="144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1984 – 2011</w:t>
            </w:r>
          </w:p>
        </w:tc>
        <w:tc>
          <w:tcPr>
            <w:tcW w:w="1080" w:type="dxa"/>
            <w:tcBorders>
              <w:top w:val="single" w:sz="12" w:space="0" w:color="auto"/>
              <w:left w:val="nil"/>
              <w:bottom w:val="nil"/>
              <w:right w:val="nil"/>
            </w:tcBorders>
            <w:vAlign w:val="center"/>
            <w:tcPrChange w:id="94" w:author="Alexander Psaris" w:date="2014-01-08T10:07:00Z">
              <w:tcPr>
                <w:tcW w:w="108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1014</w:t>
            </w:r>
          </w:p>
        </w:tc>
        <w:tc>
          <w:tcPr>
            <w:tcW w:w="1440" w:type="dxa"/>
            <w:tcBorders>
              <w:top w:val="single" w:sz="12" w:space="0" w:color="auto"/>
              <w:left w:val="nil"/>
              <w:bottom w:val="nil"/>
              <w:right w:val="nil"/>
            </w:tcBorders>
            <w:vAlign w:val="center"/>
            <w:tcPrChange w:id="95" w:author="Alexander Psaris" w:date="2014-01-08T10:07:00Z">
              <w:tcPr>
                <w:tcW w:w="1440" w:type="dxa"/>
                <w:gridSpan w:val="2"/>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1981 – 2010</w:t>
            </w:r>
          </w:p>
        </w:tc>
        <w:tc>
          <w:tcPr>
            <w:tcW w:w="720" w:type="dxa"/>
            <w:tcBorders>
              <w:top w:val="single" w:sz="12" w:space="0" w:color="auto"/>
              <w:left w:val="nil"/>
              <w:bottom w:val="nil"/>
              <w:right w:val="nil"/>
            </w:tcBorders>
            <w:vAlign w:val="center"/>
            <w:tcPrChange w:id="96" w:author="Alexander Psaris" w:date="2014-01-08T10:07:00Z">
              <w:tcPr>
                <w:tcW w:w="72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0.45</w:t>
            </w:r>
          </w:p>
        </w:tc>
        <w:tc>
          <w:tcPr>
            <w:tcW w:w="990" w:type="dxa"/>
            <w:tcBorders>
              <w:top w:val="single" w:sz="12" w:space="0" w:color="auto"/>
              <w:left w:val="nil"/>
              <w:bottom w:val="nil"/>
              <w:right w:val="nil"/>
            </w:tcBorders>
            <w:vAlign w:val="center"/>
            <w:tcPrChange w:id="97" w:author="Alexander Psaris" w:date="2014-01-08T10:07:00Z">
              <w:tcPr>
                <w:tcW w:w="99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-10.24</w:t>
            </w:r>
          </w:p>
        </w:tc>
        <w:tc>
          <w:tcPr>
            <w:tcW w:w="675" w:type="dxa"/>
            <w:tcBorders>
              <w:top w:val="single" w:sz="12" w:space="0" w:color="auto"/>
              <w:left w:val="nil"/>
              <w:bottom w:val="nil"/>
              <w:right w:val="nil"/>
            </w:tcBorders>
            <w:vAlign w:val="center"/>
            <w:tcPrChange w:id="98" w:author="Alexander Psaris" w:date="2014-01-08T10:07:00Z">
              <w:tcPr>
                <w:tcW w:w="615"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0.89</w:t>
            </w:r>
          </w:p>
        </w:tc>
      </w:tr>
      <w:tr w:rsidR="00380533" w:rsidRPr="00357F67" w:rsidTr="00380533">
        <w:tblPrEx>
          <w:tblPrExChange w:id="99" w:author="Alexander Psaris" w:date="2014-01-08T10:07:00Z">
            <w:tblPrEx>
              <w:tblW w:w="7621" w:type="dxa"/>
            </w:tblPrEx>
          </w:tblPrExChange>
        </w:tblPrEx>
        <w:trPr>
          <w:jc w:val="center"/>
          <w:trPrChange w:id="100" w:author="Alexander Psaris" w:date="2014-01-08T10:07:00Z">
            <w:trPr>
              <w:gridAfter w:val="0"/>
              <w:jc w:val="center"/>
            </w:trPr>
          </w:trPrChange>
        </w:trPr>
        <w:tc>
          <w:tcPr>
            <w:tcW w:w="1336" w:type="dxa"/>
            <w:tcBorders>
              <w:top w:val="nil"/>
              <w:left w:val="nil"/>
              <w:bottom w:val="nil"/>
              <w:right w:val="nil"/>
            </w:tcBorders>
            <w:vAlign w:val="center"/>
            <w:tcPrChange w:id="101" w:author="Alexander Psaris" w:date="2014-01-08T10:07:00Z">
              <w:tcPr>
                <w:tcW w:w="1336" w:type="dxa"/>
                <w:tcBorders>
                  <w:top w:val="nil"/>
                  <w:left w:val="nil"/>
                  <w:bottom w:val="nil"/>
                  <w:right w:val="nil"/>
                </w:tcBorders>
                <w:vAlign w:val="center"/>
              </w:tcPr>
            </w:tcPrChange>
          </w:tcPr>
          <w:p w:rsidR="00F44786" w:rsidRPr="00357F67" w:rsidRDefault="00F44786" w:rsidP="008A6D73">
            <w:pPr>
              <w:jc w:val="center"/>
              <w:rPr>
                <w:b/>
                <w:i/>
                <w:sz w:val="24"/>
                <w:szCs w:val="24"/>
              </w:rPr>
            </w:pPr>
            <w:r w:rsidRPr="00357F67">
              <w:rPr>
                <w:b/>
                <w:i/>
                <w:sz w:val="24"/>
                <w:szCs w:val="24"/>
              </w:rPr>
              <w:t>TN</w:t>
            </w:r>
          </w:p>
        </w:tc>
        <w:tc>
          <w:tcPr>
            <w:tcW w:w="1440" w:type="dxa"/>
            <w:tcBorders>
              <w:top w:val="nil"/>
              <w:left w:val="nil"/>
              <w:bottom w:val="nil"/>
              <w:right w:val="nil"/>
            </w:tcBorders>
            <w:vAlign w:val="center"/>
            <w:tcPrChange w:id="102" w:author="Alexander Psaris" w:date="2014-01-08T10:07:00Z">
              <w:tcPr>
                <w:tcW w:w="144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1984 – 2011</w:t>
            </w:r>
          </w:p>
        </w:tc>
        <w:tc>
          <w:tcPr>
            <w:tcW w:w="1080" w:type="dxa"/>
            <w:tcBorders>
              <w:top w:val="nil"/>
              <w:left w:val="nil"/>
              <w:bottom w:val="nil"/>
              <w:right w:val="nil"/>
            </w:tcBorders>
            <w:vAlign w:val="center"/>
            <w:tcPrChange w:id="103" w:author="Alexander Psaris" w:date="2014-01-08T10:07:00Z">
              <w:tcPr>
                <w:tcW w:w="108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1,007</w:t>
            </w:r>
          </w:p>
        </w:tc>
        <w:tc>
          <w:tcPr>
            <w:tcW w:w="1440" w:type="dxa"/>
            <w:tcBorders>
              <w:top w:val="nil"/>
              <w:left w:val="nil"/>
              <w:bottom w:val="nil"/>
              <w:right w:val="nil"/>
            </w:tcBorders>
            <w:vAlign w:val="center"/>
            <w:tcPrChange w:id="104" w:author="Alexander Psaris" w:date="2014-01-08T10:07:00Z">
              <w:tcPr>
                <w:tcW w:w="1440" w:type="dxa"/>
                <w:gridSpan w:val="2"/>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1981 – 2010</w:t>
            </w:r>
          </w:p>
        </w:tc>
        <w:tc>
          <w:tcPr>
            <w:tcW w:w="720" w:type="dxa"/>
            <w:tcBorders>
              <w:top w:val="nil"/>
              <w:left w:val="nil"/>
              <w:bottom w:val="nil"/>
              <w:right w:val="nil"/>
            </w:tcBorders>
            <w:vAlign w:val="center"/>
            <w:tcPrChange w:id="105" w:author="Alexander Psaris" w:date="2014-01-08T10:07:00Z">
              <w:tcPr>
                <w:tcW w:w="72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0.68</w:t>
            </w:r>
          </w:p>
        </w:tc>
        <w:tc>
          <w:tcPr>
            <w:tcW w:w="990" w:type="dxa"/>
            <w:tcBorders>
              <w:top w:val="nil"/>
              <w:left w:val="nil"/>
              <w:bottom w:val="nil"/>
              <w:right w:val="nil"/>
            </w:tcBorders>
            <w:vAlign w:val="center"/>
            <w:tcPrChange w:id="106" w:author="Alexander Psaris" w:date="2014-01-08T10:07:00Z">
              <w:tcPr>
                <w:tcW w:w="99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3.15</w:t>
            </w:r>
          </w:p>
        </w:tc>
        <w:tc>
          <w:tcPr>
            <w:tcW w:w="675" w:type="dxa"/>
            <w:tcBorders>
              <w:top w:val="nil"/>
              <w:left w:val="nil"/>
              <w:bottom w:val="nil"/>
              <w:right w:val="nil"/>
            </w:tcBorders>
            <w:vAlign w:val="center"/>
            <w:tcPrChange w:id="107" w:author="Alexander Psaris" w:date="2014-01-08T10:07:00Z">
              <w:tcPr>
                <w:tcW w:w="615"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0.88</w:t>
            </w:r>
          </w:p>
        </w:tc>
      </w:tr>
      <w:tr w:rsidR="00380533" w:rsidRPr="00357F67" w:rsidTr="00380533">
        <w:tblPrEx>
          <w:tblPrExChange w:id="108" w:author="Alexander Psaris" w:date="2014-01-08T10:07:00Z">
            <w:tblPrEx>
              <w:tblW w:w="7621" w:type="dxa"/>
            </w:tblPrEx>
          </w:tblPrExChange>
        </w:tblPrEx>
        <w:trPr>
          <w:jc w:val="center"/>
          <w:trPrChange w:id="109" w:author="Alexander Psaris" w:date="2014-01-08T10:07:00Z">
            <w:trPr>
              <w:gridAfter w:val="0"/>
              <w:jc w:val="center"/>
            </w:trPr>
          </w:trPrChange>
        </w:trPr>
        <w:tc>
          <w:tcPr>
            <w:tcW w:w="1336" w:type="dxa"/>
            <w:tcBorders>
              <w:top w:val="nil"/>
              <w:left w:val="nil"/>
              <w:bottom w:val="nil"/>
              <w:right w:val="nil"/>
            </w:tcBorders>
            <w:vAlign w:val="center"/>
            <w:tcPrChange w:id="110" w:author="Alexander Psaris" w:date="2014-01-08T10:07:00Z">
              <w:tcPr>
                <w:tcW w:w="1336" w:type="dxa"/>
                <w:tcBorders>
                  <w:top w:val="nil"/>
                  <w:left w:val="nil"/>
                  <w:bottom w:val="nil"/>
                  <w:right w:val="nil"/>
                </w:tcBorders>
                <w:vAlign w:val="center"/>
              </w:tcPr>
            </w:tcPrChange>
          </w:tcPr>
          <w:p w:rsidR="00F44786" w:rsidRPr="00357F67" w:rsidRDefault="00F44786" w:rsidP="008A6D73">
            <w:pPr>
              <w:jc w:val="center"/>
              <w:rPr>
                <w:b/>
                <w:i/>
                <w:sz w:val="24"/>
                <w:szCs w:val="24"/>
              </w:rPr>
            </w:pPr>
            <w:r w:rsidRPr="00357F67">
              <w:rPr>
                <w:b/>
                <w:i/>
                <w:sz w:val="24"/>
                <w:szCs w:val="24"/>
              </w:rPr>
              <w:t>TP</w:t>
            </w:r>
          </w:p>
        </w:tc>
        <w:tc>
          <w:tcPr>
            <w:tcW w:w="1440" w:type="dxa"/>
            <w:tcBorders>
              <w:top w:val="nil"/>
              <w:left w:val="nil"/>
              <w:bottom w:val="nil"/>
              <w:right w:val="nil"/>
            </w:tcBorders>
            <w:vAlign w:val="center"/>
            <w:tcPrChange w:id="111" w:author="Alexander Psaris" w:date="2014-01-08T10:07:00Z">
              <w:tcPr>
                <w:tcW w:w="144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1984 – 2011</w:t>
            </w:r>
          </w:p>
        </w:tc>
        <w:tc>
          <w:tcPr>
            <w:tcW w:w="1080" w:type="dxa"/>
            <w:tcBorders>
              <w:top w:val="nil"/>
              <w:left w:val="nil"/>
              <w:bottom w:val="nil"/>
              <w:right w:val="nil"/>
            </w:tcBorders>
            <w:vAlign w:val="center"/>
            <w:tcPrChange w:id="112" w:author="Alexander Psaris" w:date="2014-01-08T10:07:00Z">
              <w:tcPr>
                <w:tcW w:w="108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1,032*</w:t>
            </w:r>
          </w:p>
        </w:tc>
        <w:tc>
          <w:tcPr>
            <w:tcW w:w="1440" w:type="dxa"/>
            <w:tcBorders>
              <w:top w:val="nil"/>
              <w:left w:val="nil"/>
              <w:bottom w:val="nil"/>
              <w:right w:val="nil"/>
            </w:tcBorders>
            <w:vAlign w:val="center"/>
            <w:tcPrChange w:id="113" w:author="Alexander Psaris" w:date="2014-01-08T10:07:00Z">
              <w:tcPr>
                <w:tcW w:w="1440" w:type="dxa"/>
                <w:gridSpan w:val="2"/>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1981 – 2010</w:t>
            </w:r>
          </w:p>
        </w:tc>
        <w:tc>
          <w:tcPr>
            <w:tcW w:w="720" w:type="dxa"/>
            <w:tcBorders>
              <w:top w:val="nil"/>
              <w:left w:val="nil"/>
              <w:bottom w:val="nil"/>
              <w:right w:val="nil"/>
            </w:tcBorders>
            <w:vAlign w:val="center"/>
            <w:tcPrChange w:id="114" w:author="Alexander Psaris" w:date="2014-01-08T10:07:00Z">
              <w:tcPr>
                <w:tcW w:w="72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0.67</w:t>
            </w:r>
          </w:p>
        </w:tc>
        <w:tc>
          <w:tcPr>
            <w:tcW w:w="990" w:type="dxa"/>
            <w:tcBorders>
              <w:top w:val="nil"/>
              <w:left w:val="nil"/>
              <w:bottom w:val="nil"/>
              <w:right w:val="nil"/>
            </w:tcBorders>
            <w:vAlign w:val="center"/>
            <w:tcPrChange w:id="115" w:author="Alexander Psaris" w:date="2014-01-08T10:07:00Z">
              <w:tcPr>
                <w:tcW w:w="99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-2.80</w:t>
            </w:r>
          </w:p>
        </w:tc>
        <w:tc>
          <w:tcPr>
            <w:tcW w:w="675" w:type="dxa"/>
            <w:tcBorders>
              <w:top w:val="nil"/>
              <w:left w:val="nil"/>
              <w:bottom w:val="nil"/>
              <w:right w:val="nil"/>
            </w:tcBorders>
            <w:vAlign w:val="center"/>
            <w:tcPrChange w:id="116" w:author="Alexander Psaris" w:date="2014-01-08T10:07:00Z">
              <w:tcPr>
                <w:tcW w:w="615"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0.84</w:t>
            </w:r>
          </w:p>
        </w:tc>
      </w:tr>
      <w:tr w:rsidR="00F44786" w:rsidRPr="00357F67" w:rsidTr="00380533">
        <w:trPr>
          <w:jc w:val="center"/>
          <w:trPrChange w:id="117" w:author="Alexander Psaris" w:date="2014-01-08T10:07:00Z">
            <w:trPr>
              <w:jc w:val="center"/>
            </w:trPr>
          </w:trPrChange>
        </w:trPr>
        <w:tc>
          <w:tcPr>
            <w:tcW w:w="7681" w:type="dxa"/>
            <w:gridSpan w:val="7"/>
            <w:tcBorders>
              <w:top w:val="single" w:sz="12" w:space="0" w:color="auto"/>
              <w:left w:val="nil"/>
              <w:bottom w:val="single" w:sz="12" w:space="0" w:color="auto"/>
              <w:right w:val="nil"/>
            </w:tcBorders>
            <w:vAlign w:val="center"/>
            <w:tcPrChange w:id="118" w:author="Alexander Psaris" w:date="2014-01-08T10:07:00Z">
              <w:tcPr>
                <w:tcW w:w="8761" w:type="dxa"/>
                <w:gridSpan w:val="9"/>
                <w:tcBorders>
                  <w:top w:val="single" w:sz="12" w:space="0" w:color="auto"/>
                  <w:left w:val="nil"/>
                  <w:bottom w:val="single" w:sz="12" w:space="0" w:color="auto"/>
                  <w:right w:val="nil"/>
                </w:tcBorders>
                <w:vAlign w:val="center"/>
              </w:tcPr>
            </w:tcPrChange>
          </w:tcPr>
          <w:p w:rsidR="00F44786" w:rsidRPr="00357F67" w:rsidRDefault="008251BF" w:rsidP="008A6D73">
            <w:pPr>
              <w:jc w:val="center"/>
              <w:rPr>
                <w:i/>
                <w:sz w:val="24"/>
                <w:szCs w:val="24"/>
              </w:rPr>
            </w:pPr>
            <w:r w:rsidRPr="00357F67">
              <w:rPr>
                <w:i/>
                <w:sz w:val="24"/>
                <w:szCs w:val="24"/>
              </w:rPr>
              <w:t>Fanno Creek at Durham</w:t>
            </w:r>
          </w:p>
        </w:tc>
      </w:tr>
      <w:tr w:rsidR="00380533" w:rsidRPr="00357F67" w:rsidTr="00380533">
        <w:tblPrEx>
          <w:tblPrExChange w:id="119" w:author="Alexander Psaris" w:date="2014-01-08T10:07:00Z">
            <w:tblPrEx>
              <w:tblW w:w="7621" w:type="dxa"/>
            </w:tblPrEx>
          </w:tblPrExChange>
        </w:tblPrEx>
        <w:trPr>
          <w:jc w:val="center"/>
          <w:trPrChange w:id="120" w:author="Alexander Psaris" w:date="2014-01-08T10:07:00Z">
            <w:trPr>
              <w:gridAfter w:val="0"/>
              <w:jc w:val="center"/>
            </w:trPr>
          </w:trPrChange>
        </w:trPr>
        <w:tc>
          <w:tcPr>
            <w:tcW w:w="1336" w:type="dxa"/>
            <w:tcBorders>
              <w:top w:val="single" w:sz="12" w:space="0" w:color="auto"/>
              <w:left w:val="nil"/>
              <w:bottom w:val="nil"/>
              <w:right w:val="nil"/>
            </w:tcBorders>
            <w:vAlign w:val="center"/>
            <w:tcPrChange w:id="121" w:author="Alexander Psaris" w:date="2014-01-08T10:07:00Z">
              <w:tcPr>
                <w:tcW w:w="1336" w:type="dxa"/>
                <w:tcBorders>
                  <w:top w:val="single" w:sz="12" w:space="0" w:color="auto"/>
                  <w:left w:val="nil"/>
                  <w:bottom w:val="nil"/>
                  <w:right w:val="nil"/>
                </w:tcBorders>
                <w:vAlign w:val="center"/>
              </w:tcPr>
            </w:tcPrChange>
          </w:tcPr>
          <w:p w:rsidR="00F44786" w:rsidRPr="00357F67" w:rsidRDefault="00F44786" w:rsidP="008A6D73">
            <w:pPr>
              <w:jc w:val="center"/>
              <w:rPr>
                <w:b/>
                <w:i/>
                <w:sz w:val="24"/>
                <w:szCs w:val="24"/>
              </w:rPr>
            </w:pPr>
            <w:r w:rsidRPr="00357F67">
              <w:rPr>
                <w:b/>
                <w:i/>
                <w:sz w:val="24"/>
                <w:szCs w:val="24"/>
              </w:rPr>
              <w:t>TSS</w:t>
            </w:r>
          </w:p>
        </w:tc>
        <w:tc>
          <w:tcPr>
            <w:tcW w:w="1440" w:type="dxa"/>
            <w:tcBorders>
              <w:top w:val="single" w:sz="12" w:space="0" w:color="auto"/>
              <w:left w:val="nil"/>
              <w:bottom w:val="nil"/>
              <w:right w:val="nil"/>
            </w:tcBorders>
            <w:vAlign w:val="center"/>
            <w:tcPrChange w:id="122" w:author="Alexander Psaris" w:date="2014-01-08T10:07:00Z">
              <w:tcPr>
                <w:tcW w:w="144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10/1/1993 – 2012</w:t>
            </w:r>
          </w:p>
        </w:tc>
        <w:tc>
          <w:tcPr>
            <w:tcW w:w="1080" w:type="dxa"/>
            <w:tcBorders>
              <w:top w:val="single" w:sz="12" w:space="0" w:color="auto"/>
              <w:left w:val="nil"/>
              <w:bottom w:val="nil"/>
              <w:right w:val="nil"/>
            </w:tcBorders>
            <w:vAlign w:val="center"/>
            <w:tcPrChange w:id="123" w:author="Alexander Psaris" w:date="2014-01-08T10:07:00Z">
              <w:tcPr>
                <w:tcW w:w="108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530</w:t>
            </w:r>
          </w:p>
        </w:tc>
        <w:tc>
          <w:tcPr>
            <w:tcW w:w="1440" w:type="dxa"/>
            <w:tcBorders>
              <w:top w:val="single" w:sz="12" w:space="0" w:color="auto"/>
              <w:left w:val="nil"/>
              <w:bottom w:val="nil"/>
              <w:right w:val="nil"/>
            </w:tcBorders>
            <w:vAlign w:val="center"/>
            <w:tcPrChange w:id="124" w:author="Alexander Psaris" w:date="2014-01-08T10:07:00Z">
              <w:tcPr>
                <w:tcW w:w="1440" w:type="dxa"/>
                <w:gridSpan w:val="2"/>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10/1/1993 – 2010</w:t>
            </w:r>
          </w:p>
        </w:tc>
        <w:tc>
          <w:tcPr>
            <w:tcW w:w="720" w:type="dxa"/>
            <w:tcBorders>
              <w:top w:val="single" w:sz="12" w:space="0" w:color="auto"/>
              <w:left w:val="nil"/>
              <w:bottom w:val="nil"/>
              <w:right w:val="nil"/>
            </w:tcBorders>
            <w:vAlign w:val="center"/>
            <w:tcPrChange w:id="125" w:author="Alexander Psaris" w:date="2014-01-08T10:07:00Z">
              <w:tcPr>
                <w:tcW w:w="72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-1.76</w:t>
            </w:r>
          </w:p>
        </w:tc>
        <w:tc>
          <w:tcPr>
            <w:tcW w:w="990" w:type="dxa"/>
            <w:tcBorders>
              <w:top w:val="single" w:sz="12" w:space="0" w:color="auto"/>
              <w:left w:val="nil"/>
              <w:bottom w:val="nil"/>
              <w:right w:val="nil"/>
            </w:tcBorders>
            <w:vAlign w:val="center"/>
            <w:tcPrChange w:id="126" w:author="Alexander Psaris" w:date="2014-01-08T10:07:00Z">
              <w:tcPr>
                <w:tcW w:w="99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46.09</w:t>
            </w:r>
            <w:r w:rsidR="00E627BC" w:rsidRPr="00357F67">
              <w:rPr>
                <w:color w:val="000000"/>
                <w:sz w:val="24"/>
                <w:szCs w:val="24"/>
              </w:rPr>
              <w:t>†</w:t>
            </w:r>
          </w:p>
        </w:tc>
        <w:tc>
          <w:tcPr>
            <w:tcW w:w="675" w:type="dxa"/>
            <w:tcBorders>
              <w:top w:val="single" w:sz="12" w:space="0" w:color="auto"/>
              <w:left w:val="nil"/>
              <w:bottom w:val="nil"/>
              <w:right w:val="nil"/>
            </w:tcBorders>
            <w:vAlign w:val="center"/>
            <w:tcPrChange w:id="127" w:author="Alexander Psaris" w:date="2014-01-08T10:07:00Z">
              <w:tcPr>
                <w:tcW w:w="615"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0.93</w:t>
            </w:r>
          </w:p>
        </w:tc>
      </w:tr>
      <w:tr w:rsidR="00380533" w:rsidRPr="00357F67" w:rsidTr="00380533">
        <w:tblPrEx>
          <w:tblPrExChange w:id="128" w:author="Alexander Psaris" w:date="2014-01-08T10:07:00Z">
            <w:tblPrEx>
              <w:tblW w:w="7621" w:type="dxa"/>
            </w:tblPrEx>
          </w:tblPrExChange>
        </w:tblPrEx>
        <w:trPr>
          <w:jc w:val="center"/>
          <w:trPrChange w:id="129" w:author="Alexander Psaris" w:date="2014-01-08T10:07:00Z">
            <w:trPr>
              <w:gridAfter w:val="0"/>
              <w:jc w:val="center"/>
            </w:trPr>
          </w:trPrChange>
        </w:trPr>
        <w:tc>
          <w:tcPr>
            <w:tcW w:w="1336" w:type="dxa"/>
            <w:tcBorders>
              <w:top w:val="nil"/>
              <w:left w:val="nil"/>
              <w:bottom w:val="nil"/>
              <w:right w:val="nil"/>
            </w:tcBorders>
            <w:vAlign w:val="center"/>
            <w:tcPrChange w:id="130" w:author="Alexander Psaris" w:date="2014-01-08T10:07:00Z">
              <w:tcPr>
                <w:tcW w:w="1336" w:type="dxa"/>
                <w:tcBorders>
                  <w:top w:val="nil"/>
                  <w:left w:val="nil"/>
                  <w:bottom w:val="nil"/>
                  <w:right w:val="nil"/>
                </w:tcBorders>
                <w:vAlign w:val="center"/>
              </w:tcPr>
            </w:tcPrChange>
          </w:tcPr>
          <w:p w:rsidR="00F44786" w:rsidRPr="00357F67" w:rsidRDefault="00F44786" w:rsidP="008A6D73">
            <w:pPr>
              <w:jc w:val="center"/>
              <w:rPr>
                <w:b/>
                <w:i/>
                <w:sz w:val="24"/>
                <w:szCs w:val="24"/>
              </w:rPr>
            </w:pPr>
            <w:r w:rsidRPr="00357F67">
              <w:rPr>
                <w:b/>
                <w:i/>
                <w:sz w:val="24"/>
                <w:szCs w:val="24"/>
              </w:rPr>
              <w:t>TN</w:t>
            </w:r>
          </w:p>
        </w:tc>
        <w:tc>
          <w:tcPr>
            <w:tcW w:w="1440" w:type="dxa"/>
            <w:tcBorders>
              <w:top w:val="nil"/>
              <w:left w:val="nil"/>
              <w:bottom w:val="nil"/>
              <w:right w:val="nil"/>
            </w:tcBorders>
            <w:vAlign w:val="center"/>
            <w:tcPrChange w:id="131" w:author="Alexander Psaris" w:date="2014-01-08T10:07:00Z">
              <w:tcPr>
                <w:tcW w:w="144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10/1/1993 – 2012</w:t>
            </w:r>
          </w:p>
        </w:tc>
        <w:tc>
          <w:tcPr>
            <w:tcW w:w="1080" w:type="dxa"/>
            <w:tcBorders>
              <w:top w:val="nil"/>
              <w:left w:val="nil"/>
              <w:bottom w:val="nil"/>
              <w:right w:val="nil"/>
            </w:tcBorders>
            <w:vAlign w:val="center"/>
            <w:tcPrChange w:id="132" w:author="Alexander Psaris" w:date="2014-01-08T10:07:00Z">
              <w:tcPr>
                <w:tcW w:w="108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623**</w:t>
            </w:r>
          </w:p>
        </w:tc>
        <w:tc>
          <w:tcPr>
            <w:tcW w:w="1440" w:type="dxa"/>
            <w:tcBorders>
              <w:top w:val="nil"/>
              <w:left w:val="nil"/>
              <w:bottom w:val="nil"/>
              <w:right w:val="nil"/>
            </w:tcBorders>
            <w:vAlign w:val="center"/>
            <w:tcPrChange w:id="133" w:author="Alexander Psaris" w:date="2014-01-08T10:07:00Z">
              <w:tcPr>
                <w:tcW w:w="1440" w:type="dxa"/>
                <w:gridSpan w:val="2"/>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10/1/1993 – 2010</w:t>
            </w:r>
          </w:p>
        </w:tc>
        <w:tc>
          <w:tcPr>
            <w:tcW w:w="720" w:type="dxa"/>
            <w:tcBorders>
              <w:top w:val="nil"/>
              <w:left w:val="nil"/>
              <w:bottom w:val="nil"/>
              <w:right w:val="nil"/>
            </w:tcBorders>
            <w:vAlign w:val="center"/>
            <w:tcPrChange w:id="134" w:author="Alexander Psaris" w:date="2014-01-08T10:07:00Z">
              <w:tcPr>
                <w:tcW w:w="72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0.93</w:t>
            </w:r>
          </w:p>
        </w:tc>
        <w:tc>
          <w:tcPr>
            <w:tcW w:w="990" w:type="dxa"/>
            <w:tcBorders>
              <w:top w:val="nil"/>
              <w:left w:val="nil"/>
              <w:bottom w:val="nil"/>
              <w:right w:val="nil"/>
            </w:tcBorders>
            <w:vAlign w:val="center"/>
            <w:tcPrChange w:id="135" w:author="Alexander Psaris" w:date="2014-01-08T10:07:00Z">
              <w:tcPr>
                <w:tcW w:w="99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2.72</w:t>
            </w:r>
          </w:p>
        </w:tc>
        <w:tc>
          <w:tcPr>
            <w:tcW w:w="675" w:type="dxa"/>
            <w:tcBorders>
              <w:top w:val="nil"/>
              <w:left w:val="nil"/>
              <w:bottom w:val="nil"/>
              <w:right w:val="nil"/>
            </w:tcBorders>
            <w:vAlign w:val="center"/>
            <w:tcPrChange w:id="136" w:author="Alexander Psaris" w:date="2014-01-08T10:07:00Z">
              <w:tcPr>
                <w:tcW w:w="615"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0.98</w:t>
            </w:r>
          </w:p>
        </w:tc>
      </w:tr>
      <w:tr w:rsidR="00380533" w:rsidRPr="00357F67" w:rsidTr="00380533">
        <w:tblPrEx>
          <w:tblPrExChange w:id="137" w:author="Alexander Psaris" w:date="2014-01-08T10:07:00Z">
            <w:tblPrEx>
              <w:tblW w:w="7621" w:type="dxa"/>
            </w:tblPrEx>
          </w:tblPrExChange>
        </w:tblPrEx>
        <w:trPr>
          <w:jc w:val="center"/>
          <w:trPrChange w:id="138" w:author="Alexander Psaris" w:date="2014-01-08T10:07:00Z">
            <w:trPr>
              <w:gridAfter w:val="0"/>
              <w:jc w:val="center"/>
            </w:trPr>
          </w:trPrChange>
        </w:trPr>
        <w:tc>
          <w:tcPr>
            <w:tcW w:w="1336" w:type="dxa"/>
            <w:tcBorders>
              <w:top w:val="nil"/>
              <w:left w:val="nil"/>
              <w:bottom w:val="nil"/>
              <w:right w:val="nil"/>
            </w:tcBorders>
            <w:vAlign w:val="center"/>
            <w:tcPrChange w:id="139" w:author="Alexander Psaris" w:date="2014-01-08T10:07:00Z">
              <w:tcPr>
                <w:tcW w:w="1336" w:type="dxa"/>
                <w:tcBorders>
                  <w:top w:val="nil"/>
                  <w:left w:val="nil"/>
                  <w:bottom w:val="nil"/>
                  <w:right w:val="nil"/>
                </w:tcBorders>
                <w:vAlign w:val="center"/>
              </w:tcPr>
            </w:tcPrChange>
          </w:tcPr>
          <w:p w:rsidR="00F44786" w:rsidRPr="00357F67" w:rsidRDefault="00F44786" w:rsidP="008A6D73">
            <w:pPr>
              <w:jc w:val="center"/>
              <w:rPr>
                <w:b/>
                <w:i/>
                <w:sz w:val="24"/>
                <w:szCs w:val="24"/>
              </w:rPr>
            </w:pPr>
            <w:r w:rsidRPr="00357F67">
              <w:rPr>
                <w:b/>
                <w:i/>
                <w:sz w:val="24"/>
                <w:szCs w:val="24"/>
              </w:rPr>
              <w:t>TP</w:t>
            </w:r>
          </w:p>
        </w:tc>
        <w:tc>
          <w:tcPr>
            <w:tcW w:w="1440" w:type="dxa"/>
            <w:tcBorders>
              <w:top w:val="nil"/>
              <w:left w:val="nil"/>
              <w:bottom w:val="nil"/>
              <w:right w:val="nil"/>
            </w:tcBorders>
            <w:vAlign w:val="center"/>
            <w:tcPrChange w:id="140" w:author="Alexander Psaris" w:date="2014-01-08T10:07:00Z">
              <w:tcPr>
                <w:tcW w:w="144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10/1/1993 – 2012</w:t>
            </w:r>
          </w:p>
        </w:tc>
        <w:tc>
          <w:tcPr>
            <w:tcW w:w="1080" w:type="dxa"/>
            <w:tcBorders>
              <w:top w:val="nil"/>
              <w:left w:val="nil"/>
              <w:bottom w:val="nil"/>
              <w:right w:val="nil"/>
            </w:tcBorders>
            <w:vAlign w:val="center"/>
            <w:tcPrChange w:id="141" w:author="Alexander Psaris" w:date="2014-01-08T10:07:00Z">
              <w:tcPr>
                <w:tcW w:w="108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733</w:t>
            </w:r>
          </w:p>
        </w:tc>
        <w:tc>
          <w:tcPr>
            <w:tcW w:w="1440" w:type="dxa"/>
            <w:tcBorders>
              <w:top w:val="nil"/>
              <w:left w:val="nil"/>
              <w:bottom w:val="nil"/>
              <w:right w:val="nil"/>
            </w:tcBorders>
            <w:vAlign w:val="center"/>
            <w:tcPrChange w:id="142" w:author="Alexander Psaris" w:date="2014-01-08T10:07:00Z">
              <w:tcPr>
                <w:tcW w:w="1440" w:type="dxa"/>
                <w:gridSpan w:val="2"/>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10/1/1993 – 2010</w:t>
            </w:r>
          </w:p>
        </w:tc>
        <w:tc>
          <w:tcPr>
            <w:tcW w:w="720" w:type="dxa"/>
            <w:tcBorders>
              <w:top w:val="nil"/>
              <w:left w:val="nil"/>
              <w:bottom w:val="nil"/>
              <w:right w:val="nil"/>
            </w:tcBorders>
            <w:vAlign w:val="center"/>
            <w:tcPrChange w:id="143" w:author="Alexander Psaris" w:date="2014-01-08T10:07:00Z">
              <w:tcPr>
                <w:tcW w:w="72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0.66</w:t>
            </w:r>
          </w:p>
        </w:tc>
        <w:tc>
          <w:tcPr>
            <w:tcW w:w="990" w:type="dxa"/>
            <w:tcBorders>
              <w:top w:val="nil"/>
              <w:left w:val="nil"/>
              <w:bottom w:val="nil"/>
              <w:right w:val="nil"/>
            </w:tcBorders>
            <w:vAlign w:val="center"/>
            <w:tcPrChange w:id="144" w:author="Alexander Psaris" w:date="2014-01-08T10:07:00Z">
              <w:tcPr>
                <w:tcW w:w="99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1.75</w:t>
            </w:r>
          </w:p>
        </w:tc>
        <w:tc>
          <w:tcPr>
            <w:tcW w:w="675" w:type="dxa"/>
            <w:tcBorders>
              <w:top w:val="nil"/>
              <w:left w:val="nil"/>
              <w:bottom w:val="nil"/>
              <w:right w:val="nil"/>
            </w:tcBorders>
            <w:vAlign w:val="center"/>
            <w:tcPrChange w:id="145" w:author="Alexander Psaris" w:date="2014-01-08T10:07:00Z">
              <w:tcPr>
                <w:tcW w:w="615"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0.98</w:t>
            </w:r>
          </w:p>
        </w:tc>
      </w:tr>
      <w:tr w:rsidR="00F44786" w:rsidRPr="00357F67" w:rsidTr="00380533">
        <w:trPr>
          <w:jc w:val="center"/>
          <w:trPrChange w:id="146" w:author="Alexander Psaris" w:date="2014-01-08T10:07:00Z">
            <w:trPr>
              <w:jc w:val="center"/>
            </w:trPr>
          </w:trPrChange>
        </w:trPr>
        <w:tc>
          <w:tcPr>
            <w:tcW w:w="7681" w:type="dxa"/>
            <w:gridSpan w:val="7"/>
            <w:tcBorders>
              <w:top w:val="single" w:sz="12" w:space="0" w:color="auto"/>
              <w:left w:val="nil"/>
              <w:bottom w:val="single" w:sz="12" w:space="0" w:color="auto"/>
              <w:right w:val="nil"/>
            </w:tcBorders>
            <w:vAlign w:val="center"/>
            <w:tcPrChange w:id="147" w:author="Alexander Psaris" w:date="2014-01-08T10:07:00Z">
              <w:tcPr>
                <w:tcW w:w="8761" w:type="dxa"/>
                <w:gridSpan w:val="9"/>
                <w:tcBorders>
                  <w:top w:val="single" w:sz="12" w:space="0" w:color="auto"/>
                  <w:left w:val="nil"/>
                  <w:bottom w:val="single" w:sz="12" w:space="0" w:color="auto"/>
                  <w:right w:val="nil"/>
                </w:tcBorders>
                <w:vAlign w:val="center"/>
              </w:tcPr>
            </w:tcPrChange>
          </w:tcPr>
          <w:p w:rsidR="00F44786" w:rsidRPr="00357F67" w:rsidRDefault="0077596F" w:rsidP="008A6D73">
            <w:pPr>
              <w:jc w:val="center"/>
              <w:rPr>
                <w:i/>
                <w:sz w:val="24"/>
                <w:szCs w:val="24"/>
              </w:rPr>
            </w:pPr>
            <w:del w:id="148" w:author="Alexander Psaris" w:date="2014-01-08T10:24:00Z">
              <w:r w:rsidDel="0077596F">
                <w:rPr>
                  <w:i/>
                  <w:noProof/>
                  <w:sz w:val="24"/>
                  <w:szCs w:val="24"/>
                  <w:rPrChange w:id="149">
                    <w:rPr>
                      <w:noProof/>
                    </w:rPr>
                  </w:rPrChange>
                </w:rPr>
                <mc:AlternateContent>
                  <mc:Choice Requires="wpg">
                    <w:drawing>
                      <wp:anchor distT="0" distB="0" distL="114300" distR="114300" simplePos="0" relativeHeight="251681792" behindDoc="0" locked="0" layoutInCell="1" allowOverlap="1" wp14:anchorId="138AC3A4" wp14:editId="4D802BC4">
                        <wp:simplePos x="0" y="0"/>
                        <wp:positionH relativeFrom="column">
                          <wp:posOffset>-1363345</wp:posOffset>
                        </wp:positionH>
                        <wp:positionV relativeFrom="paragraph">
                          <wp:posOffset>-1238250</wp:posOffset>
                        </wp:positionV>
                        <wp:extent cx="5181599" cy="2895600"/>
                        <wp:effectExtent l="0" t="0" r="635" b="0"/>
                        <wp:wrapNone/>
                        <wp:docPr id="45" name="Group 45"/>
                        <wp:cNvGraphicFramePr/>
                        <a:graphic xmlns:a="http://schemas.openxmlformats.org/drawingml/2006/main">
                          <a:graphicData uri="http://schemas.microsoft.com/office/word/2010/wordprocessingGroup">
                            <wpg:wgp>
                              <wpg:cNvGrpSpPr/>
                              <wpg:grpSpPr>
                                <a:xfrm>
                                  <a:off x="0" y="0"/>
                                  <a:ext cx="5181599" cy="2895600"/>
                                  <a:chOff x="0" y="0"/>
                                  <a:chExt cx="5181599" cy="2895600"/>
                                </a:xfrm>
                              </wpg:grpSpPr>
                              <wps:wsp>
                                <wps:cNvPr id="14" name="Rectangle 115"/>
                                <wps:cNvSpPr/>
                                <wps:spPr>
                                  <a:xfrm>
                                    <a:off x="0" y="0"/>
                                    <a:ext cx="5181599" cy="2895600"/>
                                  </a:xfrm>
                                  <a:prstGeom prst="rect">
                                    <a:avLst/>
                                  </a:prstGeom>
                                  <a:solidFill>
                                    <a:schemeClr val="tx2">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Rectangle 86"/>
                                <wps:cNvSpPr/>
                                <wps:spPr>
                                  <a:xfrm>
                                    <a:off x="19050" y="552450"/>
                                    <a:ext cx="4019550" cy="2320588"/>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Rectangle 90"/>
                                <wps:cNvSpPr/>
                                <wps:spPr>
                                  <a:xfrm>
                                    <a:off x="1219200" y="762000"/>
                                    <a:ext cx="2743199" cy="2085974"/>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Rectangle 56"/>
                                <wps:cNvSpPr/>
                                <wps:spPr>
                                  <a:xfrm>
                                    <a:off x="1295400" y="895350"/>
                                    <a:ext cx="1423788" cy="141726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596F" w:rsidRDefault="0077596F" w:rsidP="0077596F">
                                      <w:pPr>
                                        <w:rPr>
                                          <w:rFonts w:eastAsia="Times New Roman"/>
                                        </w:rPr>
                                      </w:pPr>
                                    </w:p>
                                  </w:txbxContent>
                                </wps:txbx>
                                <wps:bodyPr rtlCol="0" anchor="ctr"/>
                              </wps:wsp>
                              <wps:wsp>
                                <wps:cNvPr id="19" name="Rectangle 3"/>
                                <wps:cNvSpPr/>
                                <wps:spPr>
                                  <a:xfrm>
                                    <a:off x="1552575" y="57150"/>
                                    <a:ext cx="848840" cy="381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Climate</w:t>
                                      </w:r>
                                    </w:p>
                                  </w:txbxContent>
                                </wps:txbx>
                                <wps:bodyPr rtlCol="0" anchor="ctr"/>
                              </wps:wsp>
                              <wps:wsp>
                                <wps:cNvPr id="20" name="Rectangle 4"/>
                                <wps:cNvSpPr/>
                                <wps:spPr>
                                  <a:xfrm>
                                    <a:off x="47625" y="2314575"/>
                                    <a:ext cx="850900" cy="53340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Topography</w:t>
                                      </w:r>
                                    </w:p>
                                  </w:txbxContent>
                                </wps:txbx>
                                <wps:bodyPr rtlCol="0" anchor="ctr"/>
                              </wps:wsp>
                              <wps:wsp>
                                <wps:cNvPr id="23" name="Rectangle 5"/>
                                <wps:cNvSpPr/>
                                <wps:spPr>
                                  <a:xfrm>
                                    <a:off x="47625" y="1476375"/>
                                    <a:ext cx="850900" cy="45720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Soil Structure</w:t>
                                      </w:r>
                                    </w:p>
                                  </w:txbxContent>
                                </wps:txbx>
                                <wps:bodyPr rtlCol="0" anchor="ctr"/>
                              </wps:wsp>
                              <wps:wsp>
                                <wps:cNvPr id="24" name="Rectangle 6"/>
                                <wps:cNvSpPr/>
                                <wps:spPr>
                                  <a:xfrm>
                                    <a:off x="47625" y="714375"/>
                                    <a:ext cx="850900" cy="45720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Land Use</w:t>
                                      </w:r>
                                    </w:p>
                                  </w:txbxContent>
                                </wps:txbx>
                                <wps:bodyPr rtlCol="0" anchor="ctr"/>
                              </wps:wsp>
                              <wps:wsp>
                                <wps:cNvPr id="25" name="Rectangle 7"/>
                                <wps:cNvSpPr/>
                                <wps:spPr>
                                  <a:xfrm>
                                    <a:off x="1371600" y="990600"/>
                                    <a:ext cx="1219200"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Hydrologic Response Units (HRUs)</w:t>
                                      </w:r>
                                    </w:p>
                                  </w:txbxContent>
                                </wps:txbx>
                                <wps:bodyPr rtlCol="0" anchor="ctr"/>
                              </wps:wsp>
                              <wps:wsp>
                                <wps:cNvPr id="26" name="Elbow Connector 9"/>
                                <wps:cNvCnPr/>
                                <wps:spPr>
                                  <a:xfrm>
                                    <a:off x="895350" y="942975"/>
                                    <a:ext cx="476250" cy="276225"/>
                                  </a:xfrm>
                                  <a:prstGeom prst="bentConnector3">
                                    <a:avLst>
                                      <a:gd name="adj1" fmla="val 3753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Elbow Connector 13"/>
                                <wps:cNvCnPr/>
                                <wps:spPr>
                                  <a:xfrm flipV="1">
                                    <a:off x="895350" y="1219200"/>
                                    <a:ext cx="476250" cy="1362075"/>
                                  </a:xfrm>
                                  <a:prstGeom prst="bentConnector3">
                                    <a:avLst>
                                      <a:gd name="adj1" fmla="val 37532"/>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32"/>
                                <wps:cNvCnPr/>
                                <wps:spPr>
                                  <a:xfrm>
                                    <a:off x="2590800" y="1219200"/>
                                    <a:ext cx="2286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Rectangle 34"/>
                                <wps:cNvSpPr/>
                                <wps:spPr>
                                  <a:xfrm>
                                    <a:off x="2819400" y="990600"/>
                                    <a:ext cx="990601"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In-stream/Sub-basin Processes</w:t>
                                      </w:r>
                                    </w:p>
                                  </w:txbxContent>
                                </wps:txbx>
                                <wps:bodyPr rtlCol="0" anchor="ctr"/>
                              </wps:wsp>
                              <wps:wsp>
                                <wps:cNvPr id="31" name="TextBox 57"/>
                                <wps:cNvSpPr txBox="1"/>
                                <wps:spPr>
                                  <a:xfrm>
                                    <a:off x="1219126" y="1447800"/>
                                    <a:ext cx="1499870" cy="866775"/>
                                  </a:xfrm>
                                  <a:prstGeom prst="rect">
                                    <a:avLst/>
                                  </a:prstGeom>
                                  <a:noFill/>
                                </wps:spPr>
                                <wps:txbx>
                                  <w:txbxContent>
                                    <w:p w:rsidR="0077596F" w:rsidRDefault="0077596F" w:rsidP="0077596F">
                                      <w:pPr>
                                        <w:pStyle w:val="NormalWeb"/>
                                        <w:spacing w:before="0" w:beforeAutospacing="0" w:after="0" w:afterAutospacing="0"/>
                                      </w:pPr>
                                      <w:r>
                                        <w:rPr>
                                          <w:rFonts w:asciiTheme="minorHAnsi" w:hAnsi="Calibri" w:cstheme="minorBidi"/>
                                          <w:b/>
                                          <w:bCs/>
                                          <w:color w:val="000000" w:themeColor="text1"/>
                                          <w:kern w:val="24"/>
                                          <w:sz w:val="20"/>
                                          <w:szCs w:val="20"/>
                                        </w:rPr>
                                        <w:t>Terrestrial Component:</w:t>
                                      </w:r>
                                    </w:p>
                                    <w:p w:rsidR="0077596F" w:rsidRDefault="0077596F" w:rsidP="0077596F">
                                      <w:pPr>
                                        <w:pStyle w:val="NormalWeb"/>
                                        <w:spacing w:before="0" w:beforeAutospacing="0" w:after="0" w:afterAutospacing="0"/>
                                      </w:pPr>
                                      <w:r>
                                        <w:rPr>
                                          <w:rFonts w:asciiTheme="minorHAnsi" w:hAnsi="Calibri" w:cstheme="minorBidi"/>
                                          <w:color w:val="000000" w:themeColor="text1"/>
                                          <w:kern w:val="24"/>
                                          <w:sz w:val="20"/>
                                          <w:szCs w:val="20"/>
                                        </w:rPr>
                                        <w:t>Water Yield (SCS Curve #)</w:t>
                                      </w:r>
                                    </w:p>
                                    <w:p w:rsidR="0077596F" w:rsidRDefault="0077596F" w:rsidP="0077596F">
                                      <w:pPr>
                                        <w:pStyle w:val="NormalWeb"/>
                                        <w:spacing w:before="0" w:beforeAutospacing="0" w:after="0" w:afterAutospacing="0"/>
                                      </w:pPr>
                                      <w:r>
                                        <w:rPr>
                                          <w:rFonts w:asciiTheme="minorHAnsi" w:hAnsi="Calibri" w:cstheme="minorBidi"/>
                                          <w:color w:val="000000" w:themeColor="text1"/>
                                          <w:kern w:val="24"/>
                                          <w:sz w:val="20"/>
                                          <w:szCs w:val="20"/>
                                        </w:rPr>
                                        <w:t>Sediment Yield (MUSLE)</w:t>
                                      </w:r>
                                    </w:p>
                                    <w:p w:rsidR="0077596F" w:rsidRDefault="0077596F" w:rsidP="0077596F">
                                      <w:pPr>
                                        <w:pStyle w:val="NormalWeb"/>
                                        <w:spacing w:before="0" w:beforeAutospacing="0" w:after="0" w:afterAutospacing="0"/>
                                      </w:pPr>
                                      <w:r>
                                        <w:rPr>
                                          <w:rFonts w:asciiTheme="minorHAnsi" w:hAnsi="Calibri" w:cstheme="minorBidi"/>
                                          <w:color w:val="000000" w:themeColor="text1"/>
                                          <w:kern w:val="24"/>
                                          <w:sz w:val="20"/>
                                          <w:szCs w:val="20"/>
                                        </w:rPr>
                                        <w:t>Nutrient Yield (Mass Balance)</w:t>
                                      </w:r>
                                    </w:p>
                                  </w:txbxContent>
                                </wps:txbx>
                                <wps:bodyPr wrap="square" rtlCol="0">
                                  <a:spAutoFit/>
                                </wps:bodyPr>
                              </wps:wsp>
                              <wps:wsp>
                                <wps:cNvPr id="32" name="Straight Arrow Connector 84"/>
                                <wps:cNvCnPr/>
                                <wps:spPr>
                                  <a:xfrm>
                                    <a:off x="3810000" y="1219200"/>
                                    <a:ext cx="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TextBox 87"/>
                                <wps:cNvSpPr txBox="1"/>
                                <wps:spPr>
                                  <a:xfrm>
                                    <a:off x="2666837" y="1447800"/>
                                    <a:ext cx="1371600" cy="1331595"/>
                                  </a:xfrm>
                                  <a:prstGeom prst="rect">
                                    <a:avLst/>
                                  </a:prstGeom>
                                  <a:noFill/>
                                </wps:spPr>
                                <wps:txbx>
                                  <w:txbxContent>
                                    <w:p w:rsidR="0077596F" w:rsidRDefault="0077596F" w:rsidP="0077596F">
                                      <w:pPr>
                                        <w:pStyle w:val="NormalWeb"/>
                                        <w:spacing w:before="0" w:beforeAutospacing="0" w:after="0" w:afterAutospacing="0"/>
                                      </w:pPr>
                                      <w:r>
                                        <w:rPr>
                                          <w:rFonts w:asciiTheme="minorHAnsi" w:hAnsi="Calibri" w:cstheme="minorBidi"/>
                                          <w:b/>
                                          <w:bCs/>
                                          <w:color w:val="000000" w:themeColor="text1"/>
                                          <w:kern w:val="24"/>
                                          <w:sz w:val="20"/>
                                          <w:szCs w:val="20"/>
                                        </w:rPr>
                                        <w:t>Sub-basin/reach scale</w:t>
                                      </w:r>
                                    </w:p>
                                    <w:p w:rsidR="0077596F" w:rsidRDefault="0077596F" w:rsidP="0077596F">
                                      <w:pPr>
                                        <w:pStyle w:val="NormalWeb"/>
                                        <w:spacing w:before="0" w:beforeAutospacing="0" w:after="0" w:afterAutospacing="0"/>
                                      </w:pPr>
                                      <w:r>
                                        <w:rPr>
                                          <w:rFonts w:asciiTheme="minorHAnsi" w:hAnsi="Calibri" w:cstheme="minorBidi"/>
                                          <w:color w:val="000000" w:themeColor="text1"/>
                                          <w:kern w:val="24"/>
                                          <w:sz w:val="20"/>
                                          <w:szCs w:val="20"/>
                                        </w:rPr>
                                        <w:t>Adds terrestrial yields, sub-surface contributions, and inputs from upstream reaches to current reach, and computes in-stream processes.</w:t>
                                      </w:r>
                                    </w:p>
                                  </w:txbxContent>
                                </wps:txbx>
                                <wps:bodyPr wrap="square" rtlCol="0">
                                  <a:spAutoFit/>
                                </wps:bodyPr>
                              </wps:wsp>
                              <wps:wsp>
                                <wps:cNvPr id="36" name="Rectangle 96"/>
                                <wps:cNvSpPr/>
                                <wps:spPr>
                                  <a:xfrm>
                                    <a:off x="4200525" y="990600"/>
                                    <a:ext cx="779025"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Watershed Outlet</w:t>
                                      </w:r>
                                    </w:p>
                                  </w:txbxContent>
                                </wps:txbx>
                                <wps:bodyPr rtlCol="0" anchor="ctr"/>
                              </wps:wsp>
                              <wps:wsp>
                                <wps:cNvPr id="41" name="TextBox 104"/>
                                <wps:cNvSpPr txBox="1"/>
                                <wps:spPr>
                                  <a:xfrm>
                                    <a:off x="4066927" y="1447800"/>
                                    <a:ext cx="1083310" cy="866775"/>
                                  </a:xfrm>
                                  <a:prstGeom prst="rect">
                                    <a:avLst/>
                                  </a:prstGeom>
                                  <a:noFill/>
                                </wps:spPr>
                                <wps:txbx>
                                  <w:txbxContent>
                                    <w:p w:rsidR="0077596F" w:rsidRDefault="0077596F" w:rsidP="0077596F">
                                      <w:pPr>
                                        <w:pStyle w:val="NormalWeb"/>
                                        <w:spacing w:before="0" w:beforeAutospacing="0" w:after="0" w:afterAutospacing="0"/>
                                      </w:pPr>
                                      <w:r>
                                        <w:rPr>
                                          <w:rFonts w:asciiTheme="minorHAnsi" w:hAnsi="Calibri" w:cstheme="minorBidi"/>
                                          <w:b/>
                                          <w:bCs/>
                                          <w:color w:val="FFFFFF" w:themeColor="background1"/>
                                          <w:kern w:val="24"/>
                                          <w:sz w:val="20"/>
                                          <w:szCs w:val="20"/>
                                        </w:rPr>
                                        <w:t>Outputs</w:t>
                                      </w:r>
                                    </w:p>
                                    <w:p w:rsidR="0077596F" w:rsidRDefault="0077596F" w:rsidP="0077596F">
                                      <w:pPr>
                                        <w:pStyle w:val="NormalWeb"/>
                                        <w:spacing w:before="0" w:beforeAutospacing="0" w:after="0" w:afterAutospacing="0"/>
                                      </w:pPr>
                                      <w:r>
                                        <w:rPr>
                                          <w:rFonts w:asciiTheme="minorHAnsi" w:hAnsi="Calibri" w:cstheme="minorBidi"/>
                                          <w:color w:val="FFFFFF" w:themeColor="background1"/>
                                          <w:kern w:val="24"/>
                                          <w:sz w:val="20"/>
                                          <w:szCs w:val="20"/>
                                        </w:rPr>
                                        <w:t>Flow</w:t>
                                      </w:r>
                                    </w:p>
                                    <w:p w:rsidR="0077596F" w:rsidRDefault="0077596F" w:rsidP="0077596F">
                                      <w:pPr>
                                        <w:pStyle w:val="NormalWeb"/>
                                        <w:spacing w:before="0" w:beforeAutospacing="0" w:after="0" w:afterAutospacing="0"/>
                                      </w:pPr>
                                      <w:r>
                                        <w:rPr>
                                          <w:rFonts w:asciiTheme="minorHAnsi" w:hAnsi="Calibri" w:cstheme="minorBidi"/>
                                          <w:color w:val="FFFFFF" w:themeColor="background1"/>
                                          <w:kern w:val="24"/>
                                          <w:sz w:val="20"/>
                                          <w:szCs w:val="20"/>
                                        </w:rPr>
                                        <w:t>Sediment</w:t>
                                      </w:r>
                                    </w:p>
                                    <w:p w:rsidR="0077596F" w:rsidRDefault="0077596F" w:rsidP="0077596F">
                                      <w:pPr>
                                        <w:pStyle w:val="NormalWeb"/>
                                        <w:spacing w:before="0" w:beforeAutospacing="0" w:after="0" w:afterAutospacing="0"/>
                                      </w:pPr>
                                      <w:r>
                                        <w:rPr>
                                          <w:rFonts w:asciiTheme="minorHAnsi" w:hAnsi="Calibri" w:cstheme="minorBidi"/>
                                          <w:color w:val="FFFFFF" w:themeColor="background1"/>
                                          <w:kern w:val="24"/>
                                          <w:sz w:val="20"/>
                                          <w:szCs w:val="20"/>
                                        </w:rPr>
                                        <w:t>Total Nitrogen</w:t>
                                      </w:r>
                                    </w:p>
                                    <w:p w:rsidR="0077596F" w:rsidRDefault="0077596F" w:rsidP="0077596F">
                                      <w:pPr>
                                        <w:pStyle w:val="NormalWeb"/>
                                        <w:spacing w:before="0" w:beforeAutospacing="0" w:after="0" w:afterAutospacing="0"/>
                                      </w:pPr>
                                      <w:r>
                                        <w:rPr>
                                          <w:rFonts w:asciiTheme="minorHAnsi" w:hAnsi="Calibri" w:cstheme="minorBidi"/>
                                          <w:color w:val="FFFFFF" w:themeColor="background1"/>
                                          <w:kern w:val="24"/>
                                          <w:sz w:val="20"/>
                                          <w:szCs w:val="20"/>
                                        </w:rPr>
                                        <w:t>Total Phosphorus</w:t>
                                      </w:r>
                                    </w:p>
                                  </w:txbxContent>
                                </wps:txbx>
                                <wps:bodyPr wrap="none" rtlCol="0">
                                  <a:spAutoFit/>
                                </wps:bodyPr>
                              </wps:wsp>
                              <wps:wsp>
                                <wps:cNvPr id="42" name="Straight Connector 143"/>
                                <wps:cNvCnPr/>
                                <wps:spPr>
                                  <a:xfrm>
                                    <a:off x="885825" y="1714500"/>
                                    <a:ext cx="1905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Straight Arrow Connector 35"/>
                                <wps:cNvCnPr/>
                                <wps:spPr>
                                  <a:xfrm>
                                    <a:off x="3810000" y="1219200"/>
                                    <a:ext cx="390963"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24"/>
                                <wps:cNvCnPr/>
                                <wps:spPr>
                                  <a:xfrm>
                                    <a:off x="1981200" y="438150"/>
                                    <a:ext cx="4205" cy="551214"/>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5" o:spid="_x0000_s1026" style="position:absolute;left:0;text-align:left;margin-left:-107.35pt;margin-top:-97.5pt;width:408pt;height:228pt;z-index:251681792" coordsize="51815,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">
                        <v:rect id="Rectangle 115" o:spid="_x0000_s1027" style="position:absolute;width:51815;height:28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VQ8MA&#10;AADbAAAADwAAAGRycy9kb3ducmV2LnhtbERPTWvCQBC9C/6HZQq9SLOpDa2krlIEiydRW2hzm2bH&#10;bDA7G7Jbjf/eFQRv83ifM533thFH6nztWMFzkoIgLp2uuVLw/bV8moDwAVlj45gUnMnDfDYcTDHX&#10;7sRbOu5CJWII+xwVmBDaXEpfGrLoE9cSR27vOoshwq6SusNTDLeNHKfpq7RYc2ww2NLCUHnY/VsF&#10;afFjPv82k6LKxmvaF6Ps5e13pdTjQ//xDiJQH+7im3ul4/wMrr/EA+Ts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VQ8MAAADbAAAADwAAAAAAAAAAAAAAAACYAgAAZHJzL2Rv&#10;d25yZXYueG1sUEsFBgAAAAAEAAQA9QAAAIgDAAAAAA==&#10;" fillcolor="#17365d [2415]" stroked="f" strokeweight="1.5pt"/>
                        <v:rect id="Rectangle 86" o:spid="_x0000_s1028" style="position:absolute;left:190;top:5524;width:40196;height:2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JThcMA&#10;AADbAAAADwAAAGRycy9kb3ducmV2LnhtbERPS2vCQBC+C/0PywhepG4qPkp0lbYgSHsQtdDrkJ0k&#10;S7KzIbs10V/vFgre5uN7znrb21pcqPXGsYKXSQKCOHPacKHg+7x7fgXhA7LG2jEpuJKH7eZpsMZU&#10;u46PdDmFQsQQ9ikqKENoUil9VpJFP3ENceRy11oMEbaF1C12MdzWcpokC2nRcGwosaGPkrLq9GsV&#10;dIf3L1N9VmSWh5/5rBjnfJvnSo2G/dsKRKA+PMT/7r2O8xfw90s8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JThcMAAADbAAAADwAAAAAAAAAAAAAAAACYAgAAZHJzL2Rv&#10;d25yZXYueG1sUEsFBgAAAAAEAAQA9QAAAIgDAAAAAA==&#10;" fillcolor="#548dd4 [1951]" stroked="f" strokeweight="2pt"/>
                        <v:rect id="Rectangle 90" o:spid="_x0000_s1029" style="position:absolute;left:12192;top:7620;width:27431;height:20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6h38IA&#10;AADbAAAADwAAAGRycy9kb3ducmV2LnhtbERPTWvCQBC9C/0PyxS8FN0o2Eh0FVMoeBKqheJtzI7Z&#10;2OxsyG5N/PddQfA2j/c5y3Vva3Gl1leOFUzGCQjiwumKSwXfh8/RHIQPyBprx6TgRh7Wq5fBEjPt&#10;Ov6i6z6UIoawz1CBCaHJpPSFIYt+7BriyJ1dazFE2JZSt9jFcFvLaZK8S4sVxwaDDX0YKn73f1bB&#10;z/ktya1ML3o3y+3JHDcTmXdKDV/7zQJEoD48xQ/3Vsf5Kdx/i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3qHfwgAAANsAAAAPAAAAAAAAAAAAAAAAAJgCAABkcnMvZG93&#10;bnJldi54bWxQSwUGAAAAAAQABAD1AAAAhwMAAAAA&#10;" fillcolor="#8db3e2 [1311]" stroked="f" strokeweight="2pt"/>
                        <v:rect id="Rectangle 56" o:spid="_x0000_s1030" style="position:absolute;left:12954;top:8953;width:14237;height:14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0Z8MA&#10;AADbAAAADwAAAGRycy9kb3ducmV2LnhtbESPQW/CMAyF70j8h8hIuyBI4QBTISCEhDRujHHZzWpM&#10;U2icqsna8u/nw6TdbL3n9z5v94OvVUdtrAIbWMwzUMRFsBWXBm5fp9k7qJiQLdaBycCLIux349EW&#10;cxt6/qTumkolIRxzNOBSanKtY+HIY5yHhli0e2g9JlnbUtsWewn3tV5m2Up7rFgaHDZ0dFQ8rz/e&#10;QBfdyk1T/6hfl6k7x3X/fTtejHmbDIcNqERD+jf/XX9YwRdY+UUG0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H0Z8MAAADbAAAADwAAAAAAAAAAAAAAAACYAgAAZHJzL2Rv&#10;d25yZXYueG1sUEsFBgAAAAAEAAQA9QAAAIgDAAAAAA==&#10;" fillcolor="#c6d9f1 [671]" stroked="f" strokeweight="2pt">
                          <v:textbox>
                            <w:txbxContent>
                              <w:p w:rsidR="0077596F" w:rsidRDefault="0077596F" w:rsidP="0077596F">
                                <w:pPr>
                                  <w:rPr>
                                    <w:rFonts w:eastAsia="Times New Roman"/>
                                  </w:rPr>
                                </w:pPr>
                              </w:p>
                            </w:txbxContent>
                          </v:textbox>
                        </v:rect>
                        <v:rect id="Rectangle 3" o:spid="_x0000_s1031" style="position:absolute;left:15525;top:571;width:848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VO78A&#10;AADbAAAADwAAAGRycy9kb3ducmV2LnhtbERPTYvCMBC9L/gfwgje1tQVFq1GEVnBk2AV8Tg0Y1Pa&#10;TEoTa/33ZkHwNo/3Oct1b2vRUetLxwom4wQEce50yYWC82n3PQPhA7LG2jEpeJKH9WrwtcRUuwcf&#10;qctCIWII+xQVmBCaVEqfG7Lox64hjtzNtRZDhG0hdYuPGG5r+ZMkv9JiybHBYENbQ3mV3a2C4rr7&#10;6/rKkDv6aXavmvn5cNFKjYb9ZgEiUB8+4rd7r+P8Ofz/Eg+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HFU7vwAAANsAAAAPAAAAAAAAAAAAAAAAAJgCAABkcnMvZG93bnJl&#10;di54bWxQSwUGAAAAAAQABAD1AAAAhAMAAAAA&#10;" fillcolor="black [3213]" stroked="f" strokeweight="2pt">
                          <v:textbo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Climate</w:t>
                                </w:r>
                              </w:p>
                            </w:txbxContent>
                          </v:textbox>
                        </v:rect>
                        <v:rect id="Rectangle 4" o:spid="_x0000_s1032" style="position:absolute;left:476;top:23145;width:850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uf7sA&#10;AADbAAAADwAAAGRycy9kb3ducmV2LnhtbERPSwrCMBDdC94hjOBOU1tQqUYRQXDhxs8BhmZsqs2k&#10;NLHW25uF4PLx/uttb2vRUesrxwpm0wQEceF0xaWC2/UwWYLwAVlj7ZgUfMjDdjMcrDHX7s1n6i6h&#10;FDGEfY4KTAhNLqUvDFn0U9cQR+7uWoshwraUusV3DLe1TJNkLi1WHBsMNrQ3VDwvL6vgMV+46hle&#10;WWe8zCh1p73MTkqNR/1uBSJQH/7in/uoFaRxffwSf4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NiLn+7AAAA2wAAAA8AAAAAAAAAAAAAAAAAmAIAAGRycy9kb3ducmV2Lnht&#10;bFBLBQYAAAAABAAEAPUAAACAAwAAAAA=&#10;" fillcolor="#31849b [2408]" stroked="f" strokeweight="2pt">
                          <v:textbo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Topography</w:t>
                                </w:r>
                              </w:p>
                            </w:txbxContent>
                          </v:textbox>
                        </v:rect>
                        <v:rect id="Rectangle 5" o:spid="_x0000_s1033" style="position:absolute;left:476;top:14763;width:850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wCMAA&#10;AADbAAAADwAAAGRycy9kb3ducmV2LnhtbESPQYvCMBSE7wv+h/AEb2tqC7pU0yKC4MGLrj/g0bxt&#10;qs1LaWKt/94Iwh6HmfmG2ZSjbcVAvW8cK1jMExDEldMN1wouv/vvHxA+IGtsHZOCJ3koi8nXBnPt&#10;Hnyi4RxqESHsc1RgQuhyKX1lyKKfu444en+utxii7Gupe3xEuG1lmiRLabHhuGCwo52h6na+WwXX&#10;5co1t3DPBuNlRqk77mR2VGo2HbdrEIHG8B/+tA9aQZrB+0v8AbJ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7CwCMAAAADbAAAADwAAAAAAAAAAAAAAAACYAgAAZHJzL2Rvd25y&#10;ZXYueG1sUEsFBgAAAAAEAAQA9QAAAIUDAAAAAA==&#10;" fillcolor="#31849b [2408]" stroked="f" strokeweight="2pt">
                          <v:textbo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Soil Structure</w:t>
                                </w:r>
                              </w:p>
                            </w:txbxContent>
                          </v:textbox>
                        </v:rect>
                        <v:rect id="Rectangle 6" o:spid="_x0000_s1034" style="position:absolute;left:476;top:7143;width:850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ofMIA&#10;AADbAAAADwAAAGRycy9kb3ducmV2LnhtbESPwWrDMBBE74X+g9hCb7Ucu6TFtRyKoZBDLk3zAYu1&#10;tRxbK2MptvP3VSDQ4zAzb5hyt9pBzDT5zrGCTZKCIG6c7rhVcPr5enkH4QOyxsExKbiSh131+FBi&#10;od3C3zQfQysihH2BCkwIYyGlbwxZ9IkbiaP36yaLIcqplXrCJcLtILM03UqLHccFgyPVhpr+eLEK&#10;zts31/Xhks/Gy5wyd6hlflDq+Wn9/AARaA3/4Xt7rxVkr3D7En+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WSh8wgAAANsAAAAPAAAAAAAAAAAAAAAAAJgCAABkcnMvZG93&#10;bnJldi54bWxQSwUGAAAAAAQABAD1AAAAhwMAAAAA&#10;" fillcolor="#31849b [2408]" stroked="f" strokeweight="2pt">
                          <v:textbo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Land Use</w:t>
                                </w:r>
                              </w:p>
                            </w:txbxContent>
                          </v:textbox>
                        </v:rect>
                        <v:rect id="Rectangle 7" o:spid="_x0000_s1035" style="position:absolute;left:13716;top:9906;width:1219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5tcMA&#10;AADbAAAADwAAAGRycy9kb3ducmV2LnhtbESPQWsCMRSE7wX/Q3iCt5pVUMpqFBUqPVororfH5rlZ&#10;3LyETdZd++ubQqHHYWa+YZbr3tbiQU2oHCuYjDMQxIXTFZcKTl/vr28gQkTWWDsmBU8KsF4NXpaY&#10;a9fxJz2OsRQJwiFHBSZGn0sZCkMWw9h54uTdXGMxJtmUUjfYJbit5TTL5tJixWnBoKedoeJ+bK0C&#10;vz8drjez9d38eZ7t+7K9fFetUqNhv1mAiNTH//Bf+0MrmM7g90v6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J5tcMAAADbAAAADwAAAAAAAAAAAAAAAACYAgAAZHJzL2Rv&#10;d25yZXYueG1sUEsFBgAAAAAEAAQA9QAAAIgDAAAAAA==&#10;" fillcolor="#4f81bd [3204]" stroked="f" strokeweight="2pt">
                          <v:textbo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Hydrologic Response Units (HRUs)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6" type="#_x0000_t34" style="position:absolute;left:8953;top:9429;width:4763;height:27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dblMYAAADbAAAADwAAAGRycy9kb3ducmV2LnhtbESPQWvCQBSE7wX/w/IEL0U3DSWU6CrF&#10;qrSerNVCb8/saxLMvg3ZNUZ/fVcQehxm5htmMutMJVpqXGlZwdMoAkGcWV1yrmD3tRy+gHAeWWNl&#10;mRRcyMFs2nuYYKrtmT+p3fpcBAi7FBUU3teplC4ryKAb2Zo4eL+2MeiDbHKpGzwHuKlkHEWJNFhy&#10;WCiwpnlB2XF7MgoWP2/P+npdHU6Ph28bf7Trvd8kSg363esYhKfO/4fv7XetIE7g9iX8A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XW5TGAAAA2wAAAA8AAAAAAAAA&#10;AAAAAAAAoQIAAGRycy9kb3ducmV2LnhtbFBLBQYAAAAABAAEAPkAAACUAwAAAAA=&#10;" adj="8107" strokecolor="black [3213]" strokeweight="1.5pt"/>
                        <v:shape id="Elbow Connector 13" o:spid="_x0000_s1037" type="#_x0000_t34" style="position:absolute;left:8953;top:12192;width:4763;height:136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ya8EAAADbAAAADwAAAGRycy9kb3ducmV2LnhtbESPT2sCMRTE74V+h/AKvdWsHlS2RhFB&#10;8ODFPwh7e2xed9NuXpbNU+O3bwoFj8PMb4ZZrJLv1I2G6AIbGI8KUMR1sI4bA+fT9mMOKgqyxS4w&#10;GXhQhNXy9WWBpQ13PtDtKI3KJRxLNNCK9KXWsW7JYxyFnjh7X2HwKFkOjbYD3nO57/SkKKbao+O8&#10;0GJPm5bqn+PVG5ikvavmqaoe9L2mQkRm7iLGvL+l9ScooSTP8D+9s5mbwd+X/AP0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OPJrwQAAANsAAAAPAAAAAAAAAAAAAAAA&#10;AKECAABkcnMvZG93bnJldi54bWxQSwUGAAAAAAQABAD5AAAAjwMAAAAA&#10;" adj="8107" strokecolor="black [3213]" strokeweight="1.5pt">
                          <v:stroke endarrow="open"/>
                        </v:shape>
                        <v:shapetype id="_x0000_t32" coordsize="21600,21600" o:spt="32" o:oned="t" path="m,l21600,21600e" filled="f">
                          <v:path arrowok="t" fillok="f" o:connecttype="none"/>
                          <o:lock v:ext="edit" shapetype="t"/>
                        </v:shapetype>
                        <v:shape id="Straight Arrow Connector 32" o:spid="_x0000_s1038" type="#_x0000_t32" style="position:absolute;left:25908;top:12192;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n/sMAAADbAAAADwAAAGRycy9kb3ducmV2LnhtbESP3WoCMRSE74W+QzhC7zSrF21djSL9&#10;AS8K4uoDHDbHZDU5WTapu759UxB6OczMN8xqM3gnbtTFJrCC2bQAQVwH3bBRcDp+Td5AxISs0QUm&#10;BXeKsFk/jVZY6tDzgW5VMiJDOJaowKbUllLG2pLHOA0tcfbOofOYsuyM1B32Ge6dnBfFi/TYcF6w&#10;2NK7pfpa/XgFl/3r4nT9MLOz+S7coXL90X72Sj2Ph+0SRKIh/Ycf7Z1WMF/A35f8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v5/7DAAAA2wAAAA8AAAAAAAAAAAAA&#10;AAAAoQIAAGRycy9kb3ducmV2LnhtbFBLBQYAAAAABAAEAPkAAACRAwAAAAA=&#10;" strokecolor="black [3213]" strokeweight="1.5pt">
                          <v:stroke endarrow="open"/>
                        </v:shape>
                        <v:rect id="Rectangle 34" o:spid="_x0000_s1039" style="position:absolute;left:28194;top:9906;width:990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xM8MEA&#10;AADbAAAADwAAAGRycy9kb3ducmV2LnhtbERPz2vCMBS+D/wfwhN2m6kbE6lGUWHicVMRvT2aZ1Ns&#10;XkKT2upfvxwGO358v+fL3tbiTk2oHCsYjzIQxIXTFZcKjoevtymIEJE11o5JwYMCLBeDlznm2nX8&#10;Q/d9LEUK4ZCjAhOjz6UMhSGLYeQ8ceKurrEYE2xKqRvsUrit5XuWTaTFilODQU8bQ8Vt31oFfnv8&#10;vlzN2neTx+lz25ft+Vm1Sr0O+9UMRKQ+/ov/3Dut4COtT1/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sTPDBAAAA2wAAAA8AAAAAAAAAAAAAAAAAmAIAAGRycy9kb3du&#10;cmV2LnhtbFBLBQYAAAAABAAEAPUAAACGAwAAAAA=&#10;" fillcolor="#4f81bd [3204]" stroked="f" strokeweight="2pt">
                          <v:textbo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In-stream/Sub-basin Processes</w:t>
                                </w:r>
                              </w:p>
                            </w:txbxContent>
                          </v:textbox>
                        </v:rect>
                        <v:shapetype id="_x0000_t202" coordsize="21600,21600" o:spt="202" path="m,l,21600r21600,l21600,xe">
                          <v:stroke joinstyle="miter"/>
                          <v:path gradientshapeok="t" o:connecttype="rect"/>
                        </v:shapetype>
                        <v:shape id="TextBox 57" o:spid="_x0000_s1040" type="#_x0000_t202" style="position:absolute;left:12191;top:14478;width:14998;height:8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77596F" w:rsidRDefault="0077596F" w:rsidP="0077596F">
                                <w:pPr>
                                  <w:pStyle w:val="NormalWeb"/>
                                  <w:spacing w:before="0" w:beforeAutospacing="0" w:after="0" w:afterAutospacing="0"/>
                                </w:pPr>
                                <w:r>
                                  <w:rPr>
                                    <w:rFonts w:asciiTheme="minorHAnsi" w:hAnsi="Calibri" w:cstheme="minorBidi"/>
                                    <w:b/>
                                    <w:bCs/>
                                    <w:color w:val="000000" w:themeColor="text1"/>
                                    <w:kern w:val="24"/>
                                    <w:sz w:val="20"/>
                                    <w:szCs w:val="20"/>
                                  </w:rPr>
                                  <w:t>Terrestrial Component:</w:t>
                                </w:r>
                              </w:p>
                              <w:p w:rsidR="0077596F" w:rsidRDefault="0077596F" w:rsidP="0077596F">
                                <w:pPr>
                                  <w:pStyle w:val="NormalWeb"/>
                                  <w:spacing w:before="0" w:beforeAutospacing="0" w:after="0" w:afterAutospacing="0"/>
                                </w:pPr>
                                <w:r>
                                  <w:rPr>
                                    <w:rFonts w:asciiTheme="minorHAnsi" w:hAnsi="Calibri" w:cstheme="minorBidi"/>
                                    <w:color w:val="000000" w:themeColor="text1"/>
                                    <w:kern w:val="24"/>
                                    <w:sz w:val="20"/>
                                    <w:szCs w:val="20"/>
                                  </w:rPr>
                                  <w:t>Water Yield (SCS Curve #)</w:t>
                                </w:r>
                              </w:p>
                              <w:p w:rsidR="0077596F" w:rsidRDefault="0077596F" w:rsidP="0077596F">
                                <w:pPr>
                                  <w:pStyle w:val="NormalWeb"/>
                                  <w:spacing w:before="0" w:beforeAutospacing="0" w:after="0" w:afterAutospacing="0"/>
                                </w:pPr>
                                <w:r>
                                  <w:rPr>
                                    <w:rFonts w:asciiTheme="minorHAnsi" w:hAnsi="Calibri" w:cstheme="minorBidi"/>
                                    <w:color w:val="000000" w:themeColor="text1"/>
                                    <w:kern w:val="24"/>
                                    <w:sz w:val="20"/>
                                    <w:szCs w:val="20"/>
                                  </w:rPr>
                                  <w:t>Sediment Yield (MUSLE)</w:t>
                                </w:r>
                              </w:p>
                              <w:p w:rsidR="0077596F" w:rsidRDefault="0077596F" w:rsidP="0077596F">
                                <w:pPr>
                                  <w:pStyle w:val="NormalWeb"/>
                                  <w:spacing w:before="0" w:beforeAutospacing="0" w:after="0" w:afterAutospacing="0"/>
                                </w:pPr>
                                <w:r>
                                  <w:rPr>
                                    <w:rFonts w:asciiTheme="minorHAnsi" w:hAnsi="Calibri" w:cstheme="minorBidi"/>
                                    <w:color w:val="000000" w:themeColor="text1"/>
                                    <w:kern w:val="24"/>
                                    <w:sz w:val="20"/>
                                    <w:szCs w:val="20"/>
                                  </w:rPr>
                                  <w:t>Nutrient Yield (Mass Balance)</w:t>
                                </w:r>
                              </w:p>
                            </w:txbxContent>
                          </v:textbox>
                        </v:shape>
                        <v:shape id="Straight Arrow Connector 84" o:spid="_x0000_s1041" type="#_x0000_t32" style="position:absolute;left:38100;top:12192;width: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LjUsQAAADbAAAADwAAAGRycy9kb3ducmV2LnhtbESP0WoCMRRE3wv+Q7hC32pWC7bdGqXU&#10;FnwQiqsfcNlck63JzbKJ7vr3Rij0cZiZM8xiNXgnLtTFJrCC6aQAQVwH3bBRcNh/P72CiAlZowtM&#10;Cq4UYbUcPSyw1KHnHV2qZESGcCxRgU2pLaWMtSWPcRJa4uwdQ+cxZdkZqTvsM9w7OSuKufTYcF6w&#10;2NKnpfpUnb2C35+Xt8NpbaZHsy3crnL93n71Sj2Oh493EImG9B/+a2+0gucZ3L/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EuNSxAAAANsAAAAPAAAAAAAAAAAA&#10;AAAAAKECAABkcnMvZG93bnJldi54bWxQSwUGAAAAAAQABAD5AAAAkgMAAAAA&#10;" strokecolor="black [3213]" strokeweight="1.5pt">
                          <v:stroke endarrow="open"/>
                        </v:shape>
                        <v:shape id="TextBox 87" o:spid="_x0000_s1042" type="#_x0000_t202" style="position:absolute;left:26668;top:14478;width:13716;height:1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9W8IA&#10;AADbAAAADwAAAGRycy9kb3ducmV2LnhtbESPQWvCQBSE7wX/w/KE3upGbaWkriJqwYOXarw/sq/Z&#10;0OzbkH2a+O+7hYLHYWa+YZbrwTfqRl2sAxuYTjJQxGWwNVcGivPnyzuoKMgWm8Bk4E4R1qvR0xJz&#10;G3r+ottJKpUgHHM04ETaXOtYOvIYJ6ElTt536DxKkl2lbYd9gvtGz7JsoT3WnBYctrR1VP6crt6A&#10;iN1M78Xex8NlOO56l5VvWBjzPB42H6CEBnmE/9sHa2D+C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1bwgAAANsAAAAPAAAAAAAAAAAAAAAAAJgCAABkcnMvZG93&#10;bnJldi54bWxQSwUGAAAAAAQABAD1AAAAhwMAAAAA&#10;" filled="f" stroked="f">
                          <v:textbox style="mso-fit-shape-to-text:t">
                            <w:txbxContent>
                              <w:p w:rsidR="0077596F" w:rsidRDefault="0077596F" w:rsidP="0077596F">
                                <w:pPr>
                                  <w:pStyle w:val="NormalWeb"/>
                                  <w:spacing w:before="0" w:beforeAutospacing="0" w:after="0" w:afterAutospacing="0"/>
                                </w:pPr>
                                <w:r>
                                  <w:rPr>
                                    <w:rFonts w:asciiTheme="minorHAnsi" w:hAnsi="Calibri" w:cstheme="minorBidi"/>
                                    <w:b/>
                                    <w:bCs/>
                                    <w:color w:val="000000" w:themeColor="text1"/>
                                    <w:kern w:val="24"/>
                                    <w:sz w:val="20"/>
                                    <w:szCs w:val="20"/>
                                  </w:rPr>
                                  <w:t>Sub-basin/reach scale</w:t>
                                </w:r>
                              </w:p>
                              <w:p w:rsidR="0077596F" w:rsidRDefault="0077596F" w:rsidP="0077596F">
                                <w:pPr>
                                  <w:pStyle w:val="NormalWeb"/>
                                  <w:spacing w:before="0" w:beforeAutospacing="0" w:after="0" w:afterAutospacing="0"/>
                                </w:pPr>
                                <w:r>
                                  <w:rPr>
                                    <w:rFonts w:asciiTheme="minorHAnsi" w:hAnsi="Calibri" w:cstheme="minorBidi"/>
                                    <w:color w:val="000000" w:themeColor="text1"/>
                                    <w:kern w:val="24"/>
                                    <w:sz w:val="20"/>
                                    <w:szCs w:val="20"/>
                                  </w:rPr>
                                  <w:t>Adds terrestrial yields, sub-surface contributions, and inputs from upstream reaches to current reach, and computes in-stream processes.</w:t>
                                </w:r>
                              </w:p>
                            </w:txbxContent>
                          </v:textbox>
                        </v:shape>
                        <v:rect id="Rectangle 96" o:spid="_x0000_s1043" style="position:absolute;left:42005;top:9906;width:779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xH8QA&#10;AADbAAAADwAAAGRycy9kb3ducmV2LnhtbESPQWsCMRSE70L/Q3hCbzWrxaVsjdIKlR7VSmlvj81z&#10;s3TzEjZZd/XXG6HgcZiZb5jFarCNOFEbascKppMMBHHpdM2VgsPXx9MLiBCRNTaOScGZAqyWD6MF&#10;Ftr1vKPTPlYiQTgUqMDE6AspQ2nIYpg4T5y8o2stxiTbSuoW+wS3jZxlWS4t1pwWDHpaGyr/9p1V&#10;4DeH7e/RvPs+P3/PN0PV/VzqTqnH8fD2CiLSEO/h//anVvCcw+1L+g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JcR/EAAAA2wAAAA8AAAAAAAAAAAAAAAAAmAIAAGRycy9k&#10;b3ducmV2LnhtbFBLBQYAAAAABAAEAPUAAACJAwAAAAA=&#10;" fillcolor="#4f81bd [3204]" stroked="f" strokeweight="2pt">
                          <v:textbox>
                            <w:txbxContent>
                              <w:p w:rsidR="0077596F" w:rsidRDefault="0077596F" w:rsidP="0077596F">
                                <w:pPr>
                                  <w:pStyle w:val="NormalWeb"/>
                                  <w:spacing w:before="0" w:beforeAutospacing="0" w:after="0" w:afterAutospacing="0"/>
                                  <w:jc w:val="center"/>
                                </w:pPr>
                                <w:r>
                                  <w:rPr>
                                    <w:rFonts w:asciiTheme="minorHAnsi" w:hAnsi="Calibri" w:cstheme="minorBidi"/>
                                    <w:b/>
                                    <w:bCs/>
                                    <w:color w:val="FFFFFF" w:themeColor="light1"/>
                                    <w:kern w:val="24"/>
                                    <w:sz w:val="20"/>
                                    <w:szCs w:val="20"/>
                                  </w:rPr>
                                  <w:t>Watershed Outlet</w:t>
                                </w:r>
                              </w:p>
                            </w:txbxContent>
                          </v:textbox>
                        </v:rect>
                        <v:shape id="TextBox 104" o:spid="_x0000_s1044" type="#_x0000_t202" style="position:absolute;left:40669;top:14478;width:10833;height:8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77596F" w:rsidRDefault="0077596F" w:rsidP="0077596F">
                                <w:pPr>
                                  <w:pStyle w:val="NormalWeb"/>
                                  <w:spacing w:before="0" w:beforeAutospacing="0" w:after="0" w:afterAutospacing="0"/>
                                </w:pPr>
                                <w:r>
                                  <w:rPr>
                                    <w:rFonts w:asciiTheme="minorHAnsi" w:hAnsi="Calibri" w:cstheme="minorBidi"/>
                                    <w:b/>
                                    <w:bCs/>
                                    <w:color w:val="FFFFFF" w:themeColor="background1"/>
                                    <w:kern w:val="24"/>
                                    <w:sz w:val="20"/>
                                    <w:szCs w:val="20"/>
                                  </w:rPr>
                                  <w:t>Outputs</w:t>
                                </w:r>
                              </w:p>
                              <w:p w:rsidR="0077596F" w:rsidRDefault="0077596F" w:rsidP="0077596F">
                                <w:pPr>
                                  <w:pStyle w:val="NormalWeb"/>
                                  <w:spacing w:before="0" w:beforeAutospacing="0" w:after="0" w:afterAutospacing="0"/>
                                </w:pPr>
                                <w:r>
                                  <w:rPr>
                                    <w:rFonts w:asciiTheme="minorHAnsi" w:hAnsi="Calibri" w:cstheme="minorBidi"/>
                                    <w:color w:val="FFFFFF" w:themeColor="background1"/>
                                    <w:kern w:val="24"/>
                                    <w:sz w:val="20"/>
                                    <w:szCs w:val="20"/>
                                  </w:rPr>
                                  <w:t>Flow</w:t>
                                </w:r>
                              </w:p>
                              <w:p w:rsidR="0077596F" w:rsidRDefault="0077596F" w:rsidP="0077596F">
                                <w:pPr>
                                  <w:pStyle w:val="NormalWeb"/>
                                  <w:spacing w:before="0" w:beforeAutospacing="0" w:after="0" w:afterAutospacing="0"/>
                                </w:pPr>
                                <w:r>
                                  <w:rPr>
                                    <w:rFonts w:asciiTheme="minorHAnsi" w:hAnsi="Calibri" w:cstheme="minorBidi"/>
                                    <w:color w:val="FFFFFF" w:themeColor="background1"/>
                                    <w:kern w:val="24"/>
                                    <w:sz w:val="20"/>
                                    <w:szCs w:val="20"/>
                                  </w:rPr>
                                  <w:t>Sediment</w:t>
                                </w:r>
                              </w:p>
                              <w:p w:rsidR="0077596F" w:rsidRDefault="0077596F" w:rsidP="0077596F">
                                <w:pPr>
                                  <w:pStyle w:val="NormalWeb"/>
                                  <w:spacing w:before="0" w:beforeAutospacing="0" w:after="0" w:afterAutospacing="0"/>
                                </w:pPr>
                                <w:r>
                                  <w:rPr>
                                    <w:rFonts w:asciiTheme="minorHAnsi" w:hAnsi="Calibri" w:cstheme="minorBidi"/>
                                    <w:color w:val="FFFFFF" w:themeColor="background1"/>
                                    <w:kern w:val="24"/>
                                    <w:sz w:val="20"/>
                                    <w:szCs w:val="20"/>
                                  </w:rPr>
                                  <w:t>Total Nitrogen</w:t>
                                </w:r>
                              </w:p>
                              <w:p w:rsidR="0077596F" w:rsidRDefault="0077596F" w:rsidP="0077596F">
                                <w:pPr>
                                  <w:pStyle w:val="NormalWeb"/>
                                  <w:spacing w:before="0" w:beforeAutospacing="0" w:after="0" w:afterAutospacing="0"/>
                                </w:pPr>
                                <w:r>
                                  <w:rPr>
                                    <w:rFonts w:asciiTheme="minorHAnsi" w:hAnsi="Calibri" w:cstheme="minorBidi"/>
                                    <w:color w:val="FFFFFF" w:themeColor="background1"/>
                                    <w:kern w:val="24"/>
                                    <w:sz w:val="20"/>
                                    <w:szCs w:val="20"/>
                                  </w:rPr>
                                  <w:t>Total Phosphorus</w:t>
                                </w:r>
                              </w:p>
                            </w:txbxContent>
                          </v:textbox>
                        </v:shape>
                        <v:line id="Straight Connector 143" o:spid="_x0000_s1045" style="position:absolute;visibility:visible;mso-wrap-style:square" from="8858,17145" to="10763,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pjcIAAADbAAAADwAAAGRycy9kb3ducmV2LnhtbESPwWrDMBBE74X8g9hCb41cU0JxI5s0&#10;kDTXOskht8XaWqbWykhy7P59VAj0OMzMG2ZdzbYXV/Khc6zgZZmBIG6c7rhVcDrunt9AhIissXdM&#10;Cn4pQFUuHtZYaDfxF13r2IoE4VCgAhPjUEgZGkMWw9INxMn7dt5iTNK3UnucEtz2Ms+ylbTYcVow&#10;ONDWUPNTj1bBZfyI/vMoN1M9b/cm3/XN6M5KPT3Om3cQkeb4H763D1rBaw5/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jpjcIAAADbAAAADwAAAAAAAAAAAAAA&#10;AAChAgAAZHJzL2Rvd25yZXYueG1sUEsFBgAAAAAEAAQA+QAAAJADAAAAAA==&#10;" strokecolor="black [3213]" strokeweight="1.5pt"/>
                        <v:shape id="Straight Arrow Connector 35" o:spid="_x0000_s1046" type="#_x0000_t32" style="position:absolute;left:38100;top:12192;width:39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g1tMQAAADbAAAADwAAAGRycy9kb3ducmV2LnhtbESP0WoCMRRE3wv9h3ALfatZW6ntapTS&#10;VvChIK5+wGVzTVaTm2WTuuvfG6HQx2FmzjDz5eCdOFMXm8AKxqMCBHEddMNGwX63enoDEROyRheY&#10;FFwownJxfzfHUoeet3SukhEZwrFEBTaltpQy1pY8xlFoibN3CJ3HlGVnpO6wz3Dv5HNRvEqPDecF&#10;iy19WqpP1a9XcNxM3/enLzM+mJ/CbSvX7+x3r9Tjw/AxA5FoSP/hv/ZaK5i8wO1L/gFy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WDW0xAAAANsAAAAPAAAAAAAAAAAA&#10;AAAAAKECAABkcnMvZG93bnJldi54bWxQSwUGAAAAAAQABAD5AAAAkgMAAAAA&#10;" strokecolor="black [3213]" strokeweight="1.5pt">
                          <v:stroke endarrow="open"/>
                        </v:shape>
                        <v:shape id="Straight Arrow Connector 24" o:spid="_x0000_s1047" type="#_x0000_t32" style="position:absolute;left:19812;top:4381;width:42;height:5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GtwMQAAADbAAAADwAAAGRycy9kb3ducmV2LnhtbESP3WoCMRSE7wu+QzhC72rWI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a3AxAAAANsAAAAPAAAAAAAAAAAA&#10;AAAAAKECAABkcnMvZG93bnJldi54bWxQSwUGAAAAAAQABAD5AAAAkgMAAAAA&#10;" strokecolor="black [3213]" strokeweight="1.5pt">
                          <v:stroke endarrow="open"/>
                        </v:shape>
                      </v:group>
                    </w:pict>
                  </mc:Fallback>
                </mc:AlternateContent>
              </w:r>
            </w:del>
            <w:r w:rsidR="00F44786" w:rsidRPr="00357F67">
              <w:rPr>
                <w:i/>
                <w:sz w:val="24"/>
                <w:szCs w:val="24"/>
              </w:rPr>
              <w:t>Yamhill Water Quality Station</w:t>
            </w:r>
          </w:p>
        </w:tc>
      </w:tr>
      <w:tr w:rsidR="00380533" w:rsidRPr="00357F67" w:rsidTr="00380533">
        <w:tblPrEx>
          <w:tblPrExChange w:id="150" w:author="Alexander Psaris" w:date="2014-01-08T10:07:00Z">
            <w:tblPrEx>
              <w:tblW w:w="7621" w:type="dxa"/>
            </w:tblPrEx>
          </w:tblPrExChange>
        </w:tblPrEx>
        <w:trPr>
          <w:jc w:val="center"/>
          <w:trPrChange w:id="151" w:author="Alexander Psaris" w:date="2014-01-08T10:07:00Z">
            <w:trPr>
              <w:gridAfter w:val="0"/>
              <w:jc w:val="center"/>
            </w:trPr>
          </w:trPrChange>
        </w:trPr>
        <w:tc>
          <w:tcPr>
            <w:tcW w:w="1336" w:type="dxa"/>
            <w:tcBorders>
              <w:top w:val="single" w:sz="12" w:space="0" w:color="auto"/>
              <w:left w:val="nil"/>
              <w:bottom w:val="nil"/>
              <w:right w:val="nil"/>
            </w:tcBorders>
            <w:vAlign w:val="center"/>
            <w:tcPrChange w:id="152" w:author="Alexander Psaris" w:date="2014-01-08T10:07:00Z">
              <w:tcPr>
                <w:tcW w:w="1336" w:type="dxa"/>
                <w:tcBorders>
                  <w:top w:val="single" w:sz="12" w:space="0" w:color="auto"/>
                  <w:left w:val="nil"/>
                  <w:bottom w:val="nil"/>
                  <w:right w:val="nil"/>
                </w:tcBorders>
                <w:vAlign w:val="center"/>
              </w:tcPr>
            </w:tcPrChange>
          </w:tcPr>
          <w:p w:rsidR="00F44786" w:rsidRPr="00357F67" w:rsidRDefault="00F44786" w:rsidP="008A6D73">
            <w:pPr>
              <w:jc w:val="center"/>
              <w:rPr>
                <w:b/>
                <w:i/>
                <w:sz w:val="24"/>
                <w:szCs w:val="24"/>
              </w:rPr>
            </w:pPr>
            <w:r w:rsidRPr="00357F67">
              <w:rPr>
                <w:b/>
                <w:i/>
                <w:sz w:val="24"/>
                <w:szCs w:val="24"/>
              </w:rPr>
              <w:t>TSS</w:t>
            </w:r>
          </w:p>
        </w:tc>
        <w:tc>
          <w:tcPr>
            <w:tcW w:w="1440" w:type="dxa"/>
            <w:tcBorders>
              <w:top w:val="single" w:sz="12" w:space="0" w:color="auto"/>
              <w:left w:val="nil"/>
              <w:bottom w:val="nil"/>
              <w:right w:val="nil"/>
            </w:tcBorders>
            <w:vAlign w:val="center"/>
            <w:tcPrChange w:id="153" w:author="Alexander Psaris" w:date="2014-01-08T10:07:00Z">
              <w:tcPr>
                <w:tcW w:w="144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10/1/1994 – 2012</w:t>
            </w:r>
          </w:p>
        </w:tc>
        <w:tc>
          <w:tcPr>
            <w:tcW w:w="1080" w:type="dxa"/>
            <w:tcBorders>
              <w:top w:val="single" w:sz="12" w:space="0" w:color="auto"/>
              <w:left w:val="nil"/>
              <w:bottom w:val="nil"/>
              <w:right w:val="nil"/>
            </w:tcBorders>
            <w:vAlign w:val="center"/>
            <w:tcPrChange w:id="154" w:author="Alexander Psaris" w:date="2014-01-08T10:07:00Z">
              <w:tcPr>
                <w:tcW w:w="108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164</w:t>
            </w:r>
          </w:p>
        </w:tc>
        <w:tc>
          <w:tcPr>
            <w:tcW w:w="1440" w:type="dxa"/>
            <w:tcBorders>
              <w:top w:val="single" w:sz="12" w:space="0" w:color="auto"/>
              <w:left w:val="nil"/>
              <w:bottom w:val="nil"/>
              <w:right w:val="nil"/>
            </w:tcBorders>
            <w:vAlign w:val="center"/>
            <w:tcPrChange w:id="155" w:author="Alexander Psaris" w:date="2014-01-08T10:07:00Z">
              <w:tcPr>
                <w:tcW w:w="1440" w:type="dxa"/>
                <w:gridSpan w:val="2"/>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10/1/1994 – 2010</w:t>
            </w:r>
          </w:p>
        </w:tc>
        <w:tc>
          <w:tcPr>
            <w:tcW w:w="720" w:type="dxa"/>
            <w:tcBorders>
              <w:top w:val="single" w:sz="12" w:space="0" w:color="auto"/>
              <w:left w:val="nil"/>
              <w:bottom w:val="nil"/>
              <w:right w:val="nil"/>
            </w:tcBorders>
            <w:vAlign w:val="center"/>
            <w:tcPrChange w:id="156" w:author="Alexander Psaris" w:date="2014-01-08T10:07:00Z">
              <w:tcPr>
                <w:tcW w:w="72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0.72</w:t>
            </w:r>
          </w:p>
        </w:tc>
        <w:tc>
          <w:tcPr>
            <w:tcW w:w="990" w:type="dxa"/>
            <w:tcBorders>
              <w:top w:val="single" w:sz="12" w:space="0" w:color="auto"/>
              <w:left w:val="nil"/>
              <w:bottom w:val="nil"/>
              <w:right w:val="nil"/>
            </w:tcBorders>
            <w:vAlign w:val="center"/>
            <w:tcPrChange w:id="157" w:author="Alexander Psaris" w:date="2014-01-08T10:07:00Z">
              <w:tcPr>
                <w:tcW w:w="990"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3.58</w:t>
            </w:r>
          </w:p>
        </w:tc>
        <w:tc>
          <w:tcPr>
            <w:tcW w:w="675" w:type="dxa"/>
            <w:tcBorders>
              <w:top w:val="single" w:sz="12" w:space="0" w:color="auto"/>
              <w:left w:val="nil"/>
              <w:bottom w:val="nil"/>
              <w:right w:val="nil"/>
            </w:tcBorders>
            <w:vAlign w:val="center"/>
            <w:tcPrChange w:id="158" w:author="Alexander Psaris" w:date="2014-01-08T10:07:00Z">
              <w:tcPr>
                <w:tcW w:w="615" w:type="dxa"/>
                <w:tcBorders>
                  <w:top w:val="single" w:sz="12" w:space="0" w:color="auto"/>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0.96</w:t>
            </w:r>
          </w:p>
        </w:tc>
      </w:tr>
      <w:tr w:rsidR="00380533" w:rsidRPr="00357F67" w:rsidTr="00380533">
        <w:tblPrEx>
          <w:tblPrExChange w:id="159" w:author="Alexander Psaris" w:date="2014-01-08T10:07:00Z">
            <w:tblPrEx>
              <w:tblW w:w="7621" w:type="dxa"/>
            </w:tblPrEx>
          </w:tblPrExChange>
        </w:tblPrEx>
        <w:trPr>
          <w:trHeight w:val="225"/>
          <w:jc w:val="center"/>
          <w:trPrChange w:id="160" w:author="Alexander Psaris" w:date="2014-01-08T10:07:00Z">
            <w:trPr>
              <w:gridAfter w:val="0"/>
              <w:trHeight w:val="225"/>
              <w:jc w:val="center"/>
            </w:trPr>
          </w:trPrChange>
        </w:trPr>
        <w:tc>
          <w:tcPr>
            <w:tcW w:w="1336" w:type="dxa"/>
            <w:tcBorders>
              <w:top w:val="nil"/>
              <w:left w:val="nil"/>
              <w:bottom w:val="nil"/>
              <w:right w:val="nil"/>
            </w:tcBorders>
            <w:vAlign w:val="center"/>
            <w:tcPrChange w:id="161" w:author="Alexander Psaris" w:date="2014-01-08T10:07:00Z">
              <w:tcPr>
                <w:tcW w:w="1336" w:type="dxa"/>
                <w:tcBorders>
                  <w:top w:val="nil"/>
                  <w:left w:val="nil"/>
                  <w:bottom w:val="nil"/>
                  <w:right w:val="nil"/>
                </w:tcBorders>
                <w:vAlign w:val="center"/>
              </w:tcPr>
            </w:tcPrChange>
          </w:tcPr>
          <w:p w:rsidR="00F44786" w:rsidRPr="00357F67" w:rsidRDefault="00F44786" w:rsidP="008A6D73">
            <w:pPr>
              <w:jc w:val="center"/>
              <w:rPr>
                <w:b/>
                <w:i/>
                <w:sz w:val="24"/>
                <w:szCs w:val="24"/>
              </w:rPr>
            </w:pPr>
            <w:r w:rsidRPr="00357F67">
              <w:rPr>
                <w:b/>
                <w:i/>
                <w:sz w:val="24"/>
                <w:szCs w:val="24"/>
              </w:rPr>
              <w:t>TN</w:t>
            </w:r>
          </w:p>
        </w:tc>
        <w:tc>
          <w:tcPr>
            <w:tcW w:w="1440" w:type="dxa"/>
            <w:tcBorders>
              <w:top w:val="nil"/>
              <w:left w:val="nil"/>
              <w:bottom w:val="nil"/>
              <w:right w:val="nil"/>
            </w:tcBorders>
            <w:vAlign w:val="center"/>
            <w:tcPrChange w:id="162" w:author="Alexander Psaris" w:date="2014-01-08T10:07:00Z">
              <w:tcPr>
                <w:tcW w:w="144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10/1/1994 – 2007</w:t>
            </w:r>
          </w:p>
        </w:tc>
        <w:tc>
          <w:tcPr>
            <w:tcW w:w="1080" w:type="dxa"/>
            <w:tcBorders>
              <w:top w:val="nil"/>
              <w:left w:val="nil"/>
              <w:bottom w:val="nil"/>
              <w:right w:val="nil"/>
            </w:tcBorders>
            <w:vAlign w:val="center"/>
            <w:tcPrChange w:id="163" w:author="Alexander Psaris" w:date="2014-01-08T10:07:00Z">
              <w:tcPr>
                <w:tcW w:w="108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132</w:t>
            </w:r>
          </w:p>
        </w:tc>
        <w:tc>
          <w:tcPr>
            <w:tcW w:w="1440" w:type="dxa"/>
            <w:tcBorders>
              <w:top w:val="nil"/>
              <w:left w:val="nil"/>
              <w:bottom w:val="nil"/>
              <w:right w:val="nil"/>
            </w:tcBorders>
            <w:vAlign w:val="center"/>
            <w:tcPrChange w:id="164" w:author="Alexander Psaris" w:date="2014-01-08T10:07:00Z">
              <w:tcPr>
                <w:tcW w:w="1440" w:type="dxa"/>
                <w:gridSpan w:val="2"/>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10/1/1994 – 2010</w:t>
            </w:r>
          </w:p>
        </w:tc>
        <w:tc>
          <w:tcPr>
            <w:tcW w:w="720" w:type="dxa"/>
            <w:tcBorders>
              <w:top w:val="nil"/>
              <w:left w:val="nil"/>
              <w:bottom w:val="nil"/>
              <w:right w:val="nil"/>
            </w:tcBorders>
            <w:vAlign w:val="center"/>
            <w:tcPrChange w:id="165" w:author="Alexander Psaris" w:date="2014-01-08T10:07:00Z">
              <w:tcPr>
                <w:tcW w:w="72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0.77</w:t>
            </w:r>
          </w:p>
        </w:tc>
        <w:tc>
          <w:tcPr>
            <w:tcW w:w="990" w:type="dxa"/>
            <w:tcBorders>
              <w:top w:val="nil"/>
              <w:left w:val="nil"/>
              <w:bottom w:val="nil"/>
              <w:right w:val="nil"/>
            </w:tcBorders>
            <w:vAlign w:val="center"/>
            <w:tcPrChange w:id="166" w:author="Alexander Psaris" w:date="2014-01-08T10:07:00Z">
              <w:tcPr>
                <w:tcW w:w="990"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8.86</w:t>
            </w:r>
          </w:p>
        </w:tc>
        <w:tc>
          <w:tcPr>
            <w:tcW w:w="675" w:type="dxa"/>
            <w:tcBorders>
              <w:top w:val="nil"/>
              <w:left w:val="nil"/>
              <w:bottom w:val="nil"/>
              <w:right w:val="nil"/>
            </w:tcBorders>
            <w:vAlign w:val="center"/>
            <w:tcPrChange w:id="167" w:author="Alexander Psaris" w:date="2014-01-08T10:07:00Z">
              <w:tcPr>
                <w:tcW w:w="615" w:type="dxa"/>
                <w:tcBorders>
                  <w:top w:val="nil"/>
                  <w:left w:val="nil"/>
                  <w:bottom w:val="nil"/>
                  <w:right w:val="nil"/>
                </w:tcBorders>
                <w:vAlign w:val="center"/>
              </w:tcPr>
            </w:tcPrChange>
          </w:tcPr>
          <w:p w:rsidR="00F44786" w:rsidRPr="00357F67" w:rsidRDefault="00F44786" w:rsidP="008A6D73">
            <w:pPr>
              <w:jc w:val="center"/>
              <w:rPr>
                <w:sz w:val="24"/>
                <w:szCs w:val="24"/>
              </w:rPr>
            </w:pPr>
            <w:r w:rsidRPr="00357F67">
              <w:rPr>
                <w:sz w:val="24"/>
                <w:szCs w:val="24"/>
              </w:rPr>
              <w:t>0.97</w:t>
            </w:r>
          </w:p>
        </w:tc>
      </w:tr>
      <w:tr w:rsidR="00380533" w:rsidRPr="00357F67" w:rsidTr="00380533">
        <w:tblPrEx>
          <w:tblPrExChange w:id="168" w:author="Alexander Psaris" w:date="2014-01-08T10:07:00Z">
            <w:tblPrEx>
              <w:tblW w:w="7621" w:type="dxa"/>
            </w:tblPrEx>
          </w:tblPrExChange>
        </w:tblPrEx>
        <w:trPr>
          <w:trHeight w:val="135"/>
          <w:jc w:val="center"/>
          <w:trPrChange w:id="169" w:author="Alexander Psaris" w:date="2014-01-08T10:07:00Z">
            <w:trPr>
              <w:gridAfter w:val="0"/>
              <w:trHeight w:val="135"/>
              <w:jc w:val="center"/>
            </w:trPr>
          </w:trPrChange>
        </w:trPr>
        <w:tc>
          <w:tcPr>
            <w:tcW w:w="1336" w:type="dxa"/>
            <w:tcBorders>
              <w:top w:val="nil"/>
              <w:left w:val="nil"/>
              <w:bottom w:val="single" w:sz="4" w:space="0" w:color="auto"/>
              <w:right w:val="nil"/>
            </w:tcBorders>
            <w:vAlign w:val="center"/>
            <w:tcPrChange w:id="170" w:author="Alexander Psaris" w:date="2014-01-08T10:07:00Z">
              <w:tcPr>
                <w:tcW w:w="1336" w:type="dxa"/>
                <w:tcBorders>
                  <w:top w:val="nil"/>
                  <w:left w:val="nil"/>
                  <w:bottom w:val="single" w:sz="4" w:space="0" w:color="auto"/>
                  <w:right w:val="nil"/>
                </w:tcBorders>
                <w:vAlign w:val="center"/>
              </w:tcPr>
            </w:tcPrChange>
          </w:tcPr>
          <w:p w:rsidR="00F44786" w:rsidRPr="00357F67" w:rsidRDefault="00F44786" w:rsidP="008A6D73">
            <w:pPr>
              <w:jc w:val="center"/>
              <w:rPr>
                <w:b/>
                <w:i/>
                <w:sz w:val="24"/>
                <w:szCs w:val="24"/>
              </w:rPr>
            </w:pPr>
            <w:r w:rsidRPr="00357F67">
              <w:rPr>
                <w:b/>
                <w:i/>
                <w:sz w:val="24"/>
                <w:szCs w:val="24"/>
              </w:rPr>
              <w:t>TP</w:t>
            </w:r>
          </w:p>
        </w:tc>
        <w:tc>
          <w:tcPr>
            <w:tcW w:w="1440" w:type="dxa"/>
            <w:tcBorders>
              <w:top w:val="nil"/>
              <w:left w:val="nil"/>
              <w:bottom w:val="single" w:sz="4" w:space="0" w:color="auto"/>
              <w:right w:val="nil"/>
            </w:tcBorders>
            <w:vAlign w:val="center"/>
            <w:tcPrChange w:id="171" w:author="Alexander Psaris" w:date="2014-01-08T10:07:00Z">
              <w:tcPr>
                <w:tcW w:w="1440" w:type="dxa"/>
                <w:tcBorders>
                  <w:top w:val="nil"/>
                  <w:left w:val="nil"/>
                  <w:bottom w:val="single" w:sz="4" w:space="0" w:color="auto"/>
                  <w:right w:val="nil"/>
                </w:tcBorders>
                <w:vAlign w:val="center"/>
              </w:tcPr>
            </w:tcPrChange>
          </w:tcPr>
          <w:p w:rsidR="00F44786" w:rsidRPr="00357F67" w:rsidRDefault="00F44786" w:rsidP="008A6D73">
            <w:pPr>
              <w:jc w:val="center"/>
              <w:rPr>
                <w:sz w:val="24"/>
                <w:szCs w:val="24"/>
              </w:rPr>
            </w:pPr>
            <w:r w:rsidRPr="00357F67">
              <w:rPr>
                <w:sz w:val="24"/>
                <w:szCs w:val="24"/>
              </w:rPr>
              <w:t>10/1/1994 – 2012</w:t>
            </w:r>
          </w:p>
        </w:tc>
        <w:tc>
          <w:tcPr>
            <w:tcW w:w="1080" w:type="dxa"/>
            <w:tcBorders>
              <w:top w:val="nil"/>
              <w:left w:val="nil"/>
              <w:bottom w:val="single" w:sz="4" w:space="0" w:color="auto"/>
              <w:right w:val="nil"/>
            </w:tcBorders>
            <w:vAlign w:val="center"/>
            <w:tcPrChange w:id="172" w:author="Alexander Psaris" w:date="2014-01-08T10:07:00Z">
              <w:tcPr>
                <w:tcW w:w="1080" w:type="dxa"/>
                <w:tcBorders>
                  <w:top w:val="nil"/>
                  <w:left w:val="nil"/>
                  <w:bottom w:val="single" w:sz="4" w:space="0" w:color="auto"/>
                  <w:right w:val="nil"/>
                </w:tcBorders>
                <w:vAlign w:val="center"/>
              </w:tcPr>
            </w:tcPrChange>
          </w:tcPr>
          <w:p w:rsidR="00F44786" w:rsidRPr="00357F67" w:rsidRDefault="00F44786" w:rsidP="008A6D73">
            <w:pPr>
              <w:jc w:val="center"/>
              <w:rPr>
                <w:sz w:val="24"/>
                <w:szCs w:val="24"/>
              </w:rPr>
            </w:pPr>
            <w:r w:rsidRPr="00357F67">
              <w:rPr>
                <w:sz w:val="24"/>
                <w:szCs w:val="24"/>
              </w:rPr>
              <w:t>164</w:t>
            </w:r>
          </w:p>
        </w:tc>
        <w:tc>
          <w:tcPr>
            <w:tcW w:w="1440" w:type="dxa"/>
            <w:tcBorders>
              <w:top w:val="nil"/>
              <w:left w:val="nil"/>
              <w:bottom w:val="single" w:sz="4" w:space="0" w:color="auto"/>
              <w:right w:val="nil"/>
            </w:tcBorders>
            <w:vAlign w:val="center"/>
            <w:tcPrChange w:id="173" w:author="Alexander Psaris" w:date="2014-01-08T10:07:00Z">
              <w:tcPr>
                <w:tcW w:w="1440" w:type="dxa"/>
                <w:gridSpan w:val="2"/>
                <w:tcBorders>
                  <w:top w:val="nil"/>
                  <w:left w:val="nil"/>
                  <w:bottom w:val="single" w:sz="4" w:space="0" w:color="auto"/>
                  <w:right w:val="nil"/>
                </w:tcBorders>
                <w:vAlign w:val="center"/>
              </w:tcPr>
            </w:tcPrChange>
          </w:tcPr>
          <w:p w:rsidR="00F44786" w:rsidRPr="00357F67" w:rsidRDefault="00F44786" w:rsidP="008A6D73">
            <w:pPr>
              <w:jc w:val="center"/>
              <w:rPr>
                <w:sz w:val="24"/>
                <w:szCs w:val="24"/>
              </w:rPr>
            </w:pPr>
            <w:r w:rsidRPr="00357F67">
              <w:rPr>
                <w:sz w:val="24"/>
                <w:szCs w:val="24"/>
              </w:rPr>
              <w:t>10/1/1994 – 2010</w:t>
            </w:r>
          </w:p>
        </w:tc>
        <w:tc>
          <w:tcPr>
            <w:tcW w:w="720" w:type="dxa"/>
            <w:tcBorders>
              <w:top w:val="nil"/>
              <w:left w:val="nil"/>
              <w:bottom w:val="single" w:sz="4" w:space="0" w:color="auto"/>
              <w:right w:val="nil"/>
            </w:tcBorders>
            <w:vAlign w:val="center"/>
            <w:tcPrChange w:id="174" w:author="Alexander Psaris" w:date="2014-01-08T10:07:00Z">
              <w:tcPr>
                <w:tcW w:w="720" w:type="dxa"/>
                <w:tcBorders>
                  <w:top w:val="nil"/>
                  <w:left w:val="nil"/>
                  <w:bottom w:val="single" w:sz="4" w:space="0" w:color="auto"/>
                  <w:right w:val="nil"/>
                </w:tcBorders>
                <w:vAlign w:val="center"/>
              </w:tcPr>
            </w:tcPrChange>
          </w:tcPr>
          <w:p w:rsidR="00F44786" w:rsidRPr="00357F67" w:rsidRDefault="00F44786" w:rsidP="008A6D73">
            <w:pPr>
              <w:jc w:val="center"/>
              <w:rPr>
                <w:sz w:val="24"/>
                <w:szCs w:val="24"/>
              </w:rPr>
            </w:pPr>
            <w:r w:rsidRPr="00357F67">
              <w:rPr>
                <w:sz w:val="24"/>
                <w:szCs w:val="24"/>
              </w:rPr>
              <w:t>0.85</w:t>
            </w:r>
          </w:p>
        </w:tc>
        <w:tc>
          <w:tcPr>
            <w:tcW w:w="990" w:type="dxa"/>
            <w:tcBorders>
              <w:top w:val="nil"/>
              <w:left w:val="nil"/>
              <w:bottom w:val="single" w:sz="4" w:space="0" w:color="auto"/>
              <w:right w:val="nil"/>
            </w:tcBorders>
            <w:vAlign w:val="center"/>
            <w:tcPrChange w:id="175" w:author="Alexander Psaris" w:date="2014-01-08T10:07:00Z">
              <w:tcPr>
                <w:tcW w:w="990" w:type="dxa"/>
                <w:tcBorders>
                  <w:top w:val="nil"/>
                  <w:left w:val="nil"/>
                  <w:bottom w:val="single" w:sz="4" w:space="0" w:color="auto"/>
                  <w:right w:val="nil"/>
                </w:tcBorders>
                <w:vAlign w:val="center"/>
              </w:tcPr>
            </w:tcPrChange>
          </w:tcPr>
          <w:p w:rsidR="00F44786" w:rsidRPr="00357F67" w:rsidRDefault="00F44786" w:rsidP="008A6D73">
            <w:pPr>
              <w:jc w:val="center"/>
              <w:rPr>
                <w:sz w:val="24"/>
                <w:szCs w:val="24"/>
              </w:rPr>
            </w:pPr>
            <w:r w:rsidRPr="00357F67">
              <w:rPr>
                <w:sz w:val="24"/>
                <w:szCs w:val="24"/>
              </w:rPr>
              <w:t>-1.74</w:t>
            </w:r>
          </w:p>
        </w:tc>
        <w:tc>
          <w:tcPr>
            <w:tcW w:w="675" w:type="dxa"/>
            <w:tcBorders>
              <w:top w:val="nil"/>
              <w:left w:val="nil"/>
              <w:bottom w:val="single" w:sz="4" w:space="0" w:color="auto"/>
              <w:right w:val="nil"/>
            </w:tcBorders>
            <w:vAlign w:val="center"/>
            <w:tcPrChange w:id="176" w:author="Alexander Psaris" w:date="2014-01-08T10:07:00Z">
              <w:tcPr>
                <w:tcW w:w="615" w:type="dxa"/>
                <w:tcBorders>
                  <w:top w:val="nil"/>
                  <w:left w:val="nil"/>
                  <w:bottom w:val="single" w:sz="4" w:space="0" w:color="auto"/>
                  <w:right w:val="nil"/>
                </w:tcBorders>
                <w:vAlign w:val="center"/>
              </w:tcPr>
            </w:tcPrChange>
          </w:tcPr>
          <w:p w:rsidR="00F44786" w:rsidRPr="00357F67" w:rsidRDefault="00F44786" w:rsidP="008A6D73">
            <w:pPr>
              <w:jc w:val="center"/>
              <w:rPr>
                <w:sz w:val="24"/>
                <w:szCs w:val="24"/>
              </w:rPr>
            </w:pPr>
            <w:r w:rsidRPr="00357F67">
              <w:rPr>
                <w:sz w:val="24"/>
                <w:szCs w:val="24"/>
              </w:rPr>
              <w:t>0.97</w:t>
            </w:r>
          </w:p>
        </w:tc>
      </w:tr>
      <w:tr w:rsidR="00E627BC" w:rsidRPr="00357F67" w:rsidTr="00380533">
        <w:trPr>
          <w:trHeight w:val="135"/>
          <w:jc w:val="center"/>
          <w:trPrChange w:id="177" w:author="Alexander Psaris" w:date="2014-01-08T10:07:00Z">
            <w:trPr>
              <w:trHeight w:val="135"/>
              <w:jc w:val="center"/>
            </w:trPr>
          </w:trPrChange>
        </w:trPr>
        <w:tc>
          <w:tcPr>
            <w:tcW w:w="3856" w:type="dxa"/>
            <w:gridSpan w:val="3"/>
            <w:tcBorders>
              <w:top w:val="single" w:sz="4" w:space="0" w:color="auto"/>
              <w:left w:val="nil"/>
              <w:bottom w:val="nil"/>
              <w:right w:val="nil"/>
            </w:tcBorders>
            <w:vAlign w:val="center"/>
            <w:tcPrChange w:id="178" w:author="Alexander Psaris" w:date="2014-01-08T10:07:00Z">
              <w:tcPr>
                <w:tcW w:w="4380" w:type="dxa"/>
                <w:gridSpan w:val="4"/>
                <w:tcBorders>
                  <w:top w:val="single" w:sz="4" w:space="0" w:color="auto"/>
                  <w:left w:val="nil"/>
                  <w:bottom w:val="nil"/>
                  <w:right w:val="nil"/>
                </w:tcBorders>
                <w:vAlign w:val="center"/>
              </w:tcPr>
            </w:tcPrChange>
          </w:tcPr>
          <w:p w:rsidR="00E627BC" w:rsidRPr="00357F67" w:rsidRDefault="00F6713B" w:rsidP="008A6D73">
            <w:pPr>
              <w:rPr>
                <w:sz w:val="24"/>
                <w:szCs w:val="24"/>
              </w:rPr>
            </w:pPr>
            <w:r w:rsidRPr="00357F67">
              <w:rPr>
                <w:sz w:val="24"/>
                <w:szCs w:val="24"/>
              </w:rPr>
              <w:t>*    25 samples registered</w:t>
            </w:r>
            <w:r w:rsidR="00E627BC" w:rsidRPr="00357F67">
              <w:rPr>
                <w:sz w:val="24"/>
                <w:szCs w:val="24"/>
              </w:rPr>
              <w:t xml:space="preserve"> below hardware detection limits</w:t>
            </w:r>
          </w:p>
          <w:p w:rsidR="00E627BC" w:rsidRPr="00357F67" w:rsidRDefault="00F6713B" w:rsidP="008A6D73">
            <w:pPr>
              <w:rPr>
                <w:sz w:val="24"/>
                <w:szCs w:val="24"/>
              </w:rPr>
            </w:pPr>
            <w:r w:rsidRPr="00357F67">
              <w:rPr>
                <w:sz w:val="24"/>
                <w:szCs w:val="24"/>
              </w:rPr>
              <w:t>**  1 sample registered</w:t>
            </w:r>
            <w:r w:rsidR="00E627BC" w:rsidRPr="00357F67">
              <w:rPr>
                <w:sz w:val="24"/>
                <w:szCs w:val="24"/>
              </w:rPr>
              <w:t xml:space="preserve"> below hardware detection limits</w:t>
            </w:r>
          </w:p>
        </w:tc>
        <w:tc>
          <w:tcPr>
            <w:tcW w:w="3825" w:type="dxa"/>
            <w:gridSpan w:val="4"/>
            <w:tcBorders>
              <w:top w:val="single" w:sz="4" w:space="0" w:color="auto"/>
              <w:left w:val="nil"/>
              <w:bottom w:val="nil"/>
              <w:right w:val="nil"/>
            </w:tcBorders>
            <w:tcPrChange w:id="179" w:author="Alexander Psaris" w:date="2014-01-08T10:07:00Z">
              <w:tcPr>
                <w:tcW w:w="4381" w:type="dxa"/>
                <w:gridSpan w:val="5"/>
                <w:tcBorders>
                  <w:top w:val="single" w:sz="4" w:space="0" w:color="auto"/>
                  <w:left w:val="nil"/>
                  <w:bottom w:val="nil"/>
                  <w:right w:val="nil"/>
                </w:tcBorders>
              </w:tcPr>
            </w:tcPrChange>
          </w:tcPr>
          <w:p w:rsidR="00E627BC" w:rsidRPr="00357F67" w:rsidRDefault="00E627BC" w:rsidP="008A6D73">
            <w:pPr>
              <w:rPr>
                <w:sz w:val="24"/>
                <w:szCs w:val="24"/>
              </w:rPr>
            </w:pPr>
            <w:r w:rsidRPr="00357F67">
              <w:rPr>
                <w:color w:val="000000"/>
                <w:sz w:val="24"/>
                <w:szCs w:val="24"/>
              </w:rPr>
              <w:t>†  LOADEST does not recommend using models with PBIAS greater than 25%</w:t>
            </w:r>
          </w:p>
        </w:tc>
      </w:tr>
    </w:tbl>
    <w:p w:rsidR="00F44786" w:rsidRPr="00357F67" w:rsidRDefault="00F44786" w:rsidP="008A6D73">
      <w:pPr>
        <w:spacing w:line="240" w:lineRule="auto"/>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0" w:author="Alexander Psaris" w:date="2014-01-08T12:55:00Z">
          <w:tblPr>
            <w:tblStyle w:val="TableGrid"/>
            <w:tblW w:w="0" w:type="auto"/>
            <w:tblLook w:val="04A0" w:firstRow="1" w:lastRow="0" w:firstColumn="1" w:lastColumn="0" w:noHBand="0" w:noVBand="1"/>
          </w:tblPr>
        </w:tblPrChange>
      </w:tblPr>
      <w:tblGrid>
        <w:gridCol w:w="7880"/>
        <w:tblGridChange w:id="181">
          <w:tblGrid>
            <w:gridCol w:w="7880"/>
            <w:gridCol w:w="256"/>
          </w:tblGrid>
        </w:tblGridChange>
      </w:tblGrid>
      <w:tr w:rsidR="00E336D3" w:rsidRPr="00206582" w:rsidTr="00AC5B7F">
        <w:trPr>
          <w:trHeight w:val="4214"/>
          <w:ins w:id="182" w:author="Alexander Psaris" w:date="2014-01-08T12:44:00Z"/>
        </w:trPr>
        <w:tc>
          <w:tcPr>
            <w:tcW w:w="7880" w:type="dxa"/>
            <w:tcPrChange w:id="183" w:author="Alexander Psaris" w:date="2014-01-08T12:55:00Z">
              <w:tcPr>
                <w:tcW w:w="9576" w:type="dxa"/>
                <w:gridSpan w:val="2"/>
              </w:tcPr>
            </w:tcPrChange>
          </w:tcPr>
          <w:p w:rsidR="00E336D3" w:rsidRDefault="00E336D3" w:rsidP="00EF43A3">
            <w:pPr>
              <w:jc w:val="center"/>
              <w:rPr>
                <w:ins w:id="184" w:author="Alexander Psaris" w:date="2014-01-08T13:49:00Z"/>
                <w:color w:val="00B0F0"/>
              </w:rPr>
            </w:pPr>
            <w:ins w:id="185" w:author="Alexander Psaris" w:date="2014-01-08T12:44:00Z">
              <w:r w:rsidRPr="00206582">
                <w:rPr>
                  <w:noProof/>
                  <w:color w:val="00B0F0"/>
                  <w:rPrChange w:id="186">
                    <w:rPr>
                      <w:noProof/>
                    </w:rPr>
                  </w:rPrChange>
                </w:rPr>
                <w:drawing>
                  <wp:inline distT="0" distB="0" distL="0" distR="0" wp14:anchorId="340B45E8" wp14:editId="2F85986B">
                    <wp:extent cx="4533900" cy="2476500"/>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ins>
          </w:p>
          <w:p w:rsidR="00E75C11" w:rsidRPr="00E75C11" w:rsidRDefault="00E75C11">
            <w:pPr>
              <w:jc w:val="center"/>
              <w:rPr>
                <w:ins w:id="187" w:author="Alexander Psaris" w:date="2014-01-08T12:44:00Z"/>
                <w:b/>
                <w:color w:val="000000" w:themeColor="text1"/>
                <w:sz w:val="24"/>
                <w:szCs w:val="24"/>
                <w:rPrChange w:id="188" w:author="Alexander Psaris" w:date="2014-01-08T13:49:00Z">
                  <w:rPr>
                    <w:ins w:id="189" w:author="Alexander Psaris" w:date="2014-01-08T12:44:00Z"/>
                    <w:rFonts w:asciiTheme="minorHAnsi" w:eastAsiaTheme="minorHAnsi" w:hAnsiTheme="minorHAnsi" w:cstheme="minorBidi"/>
                    <w:color w:val="00B0F0"/>
                    <w:sz w:val="22"/>
                    <w:szCs w:val="22"/>
                  </w:rPr>
                </w:rPrChange>
              </w:rPr>
              <w:pPrChange w:id="190" w:author="Alexander Psaris" w:date="2014-01-08T13:49:00Z">
                <w:pPr>
                  <w:spacing w:line="276" w:lineRule="auto"/>
                  <w:jc w:val="center"/>
                </w:pPr>
              </w:pPrChange>
            </w:pPr>
            <w:ins w:id="191" w:author="Alexander Psaris" w:date="2014-01-08T13:50:00Z">
              <w:r>
                <w:rPr>
                  <w:color w:val="000000" w:themeColor="text1"/>
                  <w:sz w:val="24"/>
                  <w:szCs w:val="24"/>
                </w:rPr>
                <w:t xml:space="preserve">                </w:t>
              </w:r>
            </w:ins>
            <w:ins w:id="192" w:author="Alexander Psaris" w:date="2014-01-08T13:49:00Z">
              <w:r w:rsidRPr="00E75C11">
                <w:rPr>
                  <w:b/>
                  <w:noProof/>
                  <w:color w:val="000000" w:themeColor="text1"/>
                  <w:sz w:val="24"/>
                  <w:szCs w:val="24"/>
                  <w:rPrChange w:id="193">
                    <w:rPr>
                      <w:b/>
                      <w:noProof/>
                      <w:sz w:val="24"/>
                      <w:szCs w:val="24"/>
                    </w:rPr>
                  </w:rPrChange>
                </w:rPr>
                <mc:AlternateContent>
                  <mc:Choice Requires="wps">
                    <w:drawing>
                      <wp:inline distT="0" distB="0" distL="0" distR="0" wp14:anchorId="049DA243" wp14:editId="2E668C94">
                        <wp:extent cx="104775" cy="104775"/>
                        <wp:effectExtent l="0" t="0" r="28575" b="28575"/>
                        <wp:docPr id="60" name="Oval 60"/>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id="Oval 60" o:spid="_x0000_s1026" style="width:8.25pt;height: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" fillcolor="black [3213]" strokecolor="#243f60 [1604]" strokeweight="0">
                        <w10:anchorlock/>
                      </v:oval>
                    </w:pict>
                  </mc:Fallback>
                </mc:AlternateContent>
              </w:r>
              <w:r w:rsidRPr="00E75C11">
                <w:rPr>
                  <w:color w:val="000000" w:themeColor="text1"/>
                  <w:sz w:val="24"/>
                  <w:szCs w:val="24"/>
                  <w:rPrChange w:id="194" w:author="Alexander Psaris" w:date="2014-01-08T13:49:00Z">
                    <w:rPr>
                      <w:sz w:val="24"/>
                      <w:szCs w:val="24"/>
                    </w:rPr>
                  </w:rPrChange>
                </w:rPr>
                <w:t xml:space="preserve"> = HadGEM2-ES    </w:t>
              </w:r>
              <w:r w:rsidRPr="00E75C11">
                <w:rPr>
                  <w:b/>
                  <w:noProof/>
                  <w:color w:val="000000" w:themeColor="text1"/>
                  <w:sz w:val="24"/>
                  <w:szCs w:val="24"/>
                  <w:rPrChange w:id="195">
                    <w:rPr>
                      <w:b/>
                      <w:noProof/>
                      <w:sz w:val="24"/>
                      <w:szCs w:val="24"/>
                    </w:rPr>
                  </w:rPrChange>
                </w:rPr>
                <mc:AlternateContent>
                  <mc:Choice Requires="wps">
                    <w:drawing>
                      <wp:inline distT="0" distB="0" distL="0" distR="0" wp14:anchorId="2F2BD1FF" wp14:editId="3F24015F">
                        <wp:extent cx="79513" cy="104775"/>
                        <wp:effectExtent l="0" t="0" r="15875" b="28575"/>
                        <wp:docPr id="62" name="Isosceles Triangle 62"/>
                        <wp:cNvGraphicFramePr/>
                        <a:graphic xmlns:a="http://schemas.openxmlformats.org/drawingml/2006/main">
                          <a:graphicData uri="http://schemas.microsoft.com/office/word/2010/wordprocessingShape">
                            <wps:wsp>
                              <wps:cNvSpPr/>
                              <wps:spPr>
                                <a:xfrm>
                                  <a:off x="0" y="0"/>
                                  <a:ext cx="79513" cy="104775"/>
                                </a:xfrm>
                                <a:prstGeom prst="triangl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2" o:spid="_x0000_s1026" type="#_x0000_t5" style="width:6.25pt;height: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" fillcolor="black [3213]" strokecolor="#243f60 [1604]" strokeweight="0">
                        <w10:anchorlock/>
                      </v:shape>
                    </w:pict>
                  </mc:Fallback>
                </mc:AlternateContent>
              </w:r>
              <w:r w:rsidRPr="00E75C11">
                <w:rPr>
                  <w:color w:val="000000" w:themeColor="text1"/>
                  <w:sz w:val="24"/>
                  <w:szCs w:val="24"/>
                  <w:rPrChange w:id="196" w:author="Alexander Psaris" w:date="2014-01-08T13:49:00Z">
                    <w:rPr>
                      <w:sz w:val="24"/>
                      <w:szCs w:val="24"/>
                    </w:rPr>
                  </w:rPrChange>
                </w:rPr>
                <w:t xml:space="preserve"> = MIROC5      </w:t>
              </w:r>
              <w:r w:rsidRPr="00E75C11">
                <w:rPr>
                  <w:b/>
                  <w:noProof/>
                  <w:color w:val="000000" w:themeColor="text1"/>
                  <w:sz w:val="24"/>
                  <w:szCs w:val="24"/>
                  <w:rPrChange w:id="197">
                    <w:rPr>
                      <w:b/>
                      <w:noProof/>
                      <w:sz w:val="24"/>
                      <w:szCs w:val="24"/>
                    </w:rPr>
                  </w:rPrChange>
                </w:rPr>
                <mc:AlternateContent>
                  <mc:Choice Requires="wps">
                    <w:drawing>
                      <wp:inline distT="0" distB="0" distL="0" distR="0" wp14:anchorId="63557C44" wp14:editId="618D25FA">
                        <wp:extent cx="79513" cy="87464"/>
                        <wp:effectExtent l="0" t="0" r="15875" b="27305"/>
                        <wp:docPr id="63" name="Rectangle 63"/>
                        <wp:cNvGraphicFramePr/>
                        <a:graphic xmlns:a="http://schemas.openxmlformats.org/drawingml/2006/main">
                          <a:graphicData uri="http://schemas.microsoft.com/office/word/2010/wordprocessingShape">
                            <wps:wsp>
                              <wps:cNvSpPr/>
                              <wps:spPr>
                                <a:xfrm>
                                  <a:off x="0" y="0"/>
                                  <a:ext cx="79513" cy="87464"/>
                                </a:xfrm>
                                <a:prstGeom prst="rec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63" o:spid="_x0000_s1026" style="width:6.25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" fillcolor="black [3213]" strokecolor="#243f60 [1604]" strokeweight="0">
                        <w10:anchorlock/>
                      </v:rect>
                    </w:pict>
                  </mc:Fallback>
                </mc:AlternateContent>
              </w:r>
              <w:r w:rsidRPr="00E75C11">
                <w:rPr>
                  <w:color w:val="000000" w:themeColor="text1"/>
                  <w:sz w:val="24"/>
                  <w:szCs w:val="24"/>
                  <w:rPrChange w:id="198" w:author="Alexander Psaris" w:date="2014-01-08T13:49:00Z">
                    <w:rPr>
                      <w:sz w:val="24"/>
                      <w:szCs w:val="24"/>
                    </w:rPr>
                  </w:rPrChange>
                </w:rPr>
                <w:t xml:space="preserve"> = GFDL-ESM2M</w:t>
              </w:r>
            </w:ins>
          </w:p>
        </w:tc>
      </w:tr>
      <w:tr w:rsidR="00E336D3" w:rsidTr="00AC5B7F">
        <w:trPr>
          <w:trHeight w:val="1123"/>
          <w:ins w:id="199" w:author="Alexander Psaris" w:date="2014-01-08T12:44:00Z"/>
        </w:trPr>
        <w:tc>
          <w:tcPr>
            <w:tcW w:w="7880" w:type="dxa"/>
            <w:tcPrChange w:id="200" w:author="Alexander Psaris" w:date="2014-01-08T12:55:00Z">
              <w:tcPr>
                <w:tcW w:w="9576" w:type="dxa"/>
                <w:gridSpan w:val="2"/>
              </w:tcPr>
            </w:tcPrChange>
          </w:tcPr>
          <w:p w:rsidR="00E336D3" w:rsidRPr="00E336D3" w:rsidRDefault="00E336D3">
            <w:pPr>
              <w:rPr>
                <w:ins w:id="201" w:author="Alexander Psaris" w:date="2014-01-08T12:44:00Z"/>
                <w:sz w:val="24"/>
                <w:szCs w:val="24"/>
                <w:rPrChange w:id="202" w:author="Alexander Psaris" w:date="2014-01-08T12:46:00Z">
                  <w:rPr>
                    <w:ins w:id="203" w:author="Alexander Psaris" w:date="2014-01-08T12:44:00Z"/>
                    <w:rFonts w:asciiTheme="minorHAnsi" w:eastAsiaTheme="minorHAnsi" w:hAnsiTheme="minorHAnsi" w:cstheme="minorBidi"/>
                    <w:sz w:val="22"/>
                    <w:szCs w:val="22"/>
                  </w:rPr>
                </w:rPrChange>
              </w:rPr>
              <w:pPrChange w:id="204" w:author="Alexander Psaris" w:date="2014-01-08T13:50:00Z">
                <w:pPr>
                  <w:spacing w:line="276" w:lineRule="auto"/>
                </w:pPr>
              </w:pPrChange>
            </w:pPr>
            <w:ins w:id="205" w:author="Alexander Psaris" w:date="2014-01-08T12:44:00Z">
              <w:r w:rsidRPr="00E336D3">
                <w:rPr>
                  <w:b/>
                  <w:sz w:val="24"/>
                  <w:szCs w:val="24"/>
                  <w:rPrChange w:id="206" w:author="Alexander Psaris" w:date="2014-01-08T12:46:00Z">
                    <w:rPr>
                      <w:b/>
                    </w:rPr>
                  </w:rPrChange>
                </w:rPr>
                <w:t>Figure 4:</w:t>
              </w:r>
              <w:r w:rsidRPr="00E336D3">
                <w:rPr>
                  <w:sz w:val="24"/>
                  <w:szCs w:val="24"/>
                  <w:rPrChange w:id="207" w:author="Alexander Psaris" w:date="2014-01-08T12:46:00Z">
                    <w:rPr/>
                  </w:rPrChange>
                </w:rPr>
                <w:t xml:space="preserve">  Area weighted changes in precipitation and temperature for each of the three climate scenarios split by season (</w:t>
              </w:r>
              <w:r w:rsidRPr="00E336D3">
                <w:rPr>
                  <w:color w:val="00B0F0"/>
                  <w:sz w:val="24"/>
                  <w:szCs w:val="24"/>
                  <w:rPrChange w:id="208" w:author="Alexander Psaris" w:date="2014-01-08T12:47:00Z">
                    <w:rPr/>
                  </w:rPrChange>
                </w:rPr>
                <w:t>Winter</w:t>
              </w:r>
              <w:r w:rsidRPr="00E336D3">
                <w:rPr>
                  <w:sz w:val="24"/>
                  <w:szCs w:val="24"/>
                  <w:rPrChange w:id="209" w:author="Alexander Psaris" w:date="2014-01-08T12:46:00Z">
                    <w:rPr/>
                  </w:rPrChange>
                </w:rPr>
                <w:t xml:space="preserve">=DJF, </w:t>
              </w:r>
              <w:r w:rsidRPr="00E336D3">
                <w:rPr>
                  <w:color w:val="E36C0A" w:themeColor="accent6" w:themeShade="BF"/>
                  <w:sz w:val="24"/>
                  <w:szCs w:val="24"/>
                  <w:rPrChange w:id="210" w:author="Alexander Psaris" w:date="2014-01-08T12:47:00Z">
                    <w:rPr/>
                  </w:rPrChange>
                </w:rPr>
                <w:t>Summer</w:t>
              </w:r>
              <w:r w:rsidRPr="00E336D3">
                <w:rPr>
                  <w:sz w:val="24"/>
                  <w:szCs w:val="24"/>
                  <w:rPrChange w:id="211" w:author="Alexander Psaris" w:date="2014-01-08T12:46:00Z">
                    <w:rPr/>
                  </w:rPrChange>
                </w:rPr>
                <w:t>=JJA).</w:t>
              </w:r>
            </w:ins>
          </w:p>
        </w:tc>
      </w:tr>
      <w:tr w:rsidR="00E75C11" w:rsidTr="00AC5B7F">
        <w:trPr>
          <w:trHeight w:val="1123"/>
          <w:ins w:id="212" w:author="Alexander Psaris" w:date="2014-01-08T13:48:00Z"/>
        </w:trPr>
        <w:tc>
          <w:tcPr>
            <w:tcW w:w="7880" w:type="dxa"/>
          </w:tcPr>
          <w:p w:rsidR="00E75C11" w:rsidRDefault="00E75C11" w:rsidP="00E75C11">
            <w:pPr>
              <w:jc w:val="center"/>
              <w:rPr>
                <w:ins w:id="213" w:author="Alexander Psaris" w:date="2014-01-08T13:48:00Z"/>
                <w:b/>
                <w:noProof/>
                <w:sz w:val="24"/>
                <w:szCs w:val="24"/>
              </w:rPr>
            </w:pPr>
          </w:p>
        </w:tc>
      </w:tr>
    </w:tbl>
    <w:p w:rsidR="00F44786" w:rsidRPr="00357F67" w:rsidRDefault="00F44786" w:rsidP="008A6D73">
      <w:pPr>
        <w:spacing w:line="240" w:lineRule="auto"/>
        <w:rPr>
          <w:rFonts w:ascii="Times New Roman" w:hAnsi="Times New Roman" w:cs="Times New Roman"/>
          <w:b/>
          <w:sz w:val="24"/>
          <w:szCs w:val="24"/>
        </w:rPr>
      </w:pPr>
    </w:p>
    <w:p w:rsidR="00A67FCF" w:rsidRDefault="00A67FCF" w:rsidP="008A6D73">
      <w:pPr>
        <w:pStyle w:val="Heading2"/>
        <w:rPr>
          <w:ins w:id="214" w:author="Alexander Psaris" w:date="2014-01-08T13:07:00Z"/>
          <w:rFonts w:ascii="Times New Roman" w:hAnsi="Times New Roman" w:cs="Times New Roman"/>
          <w:sz w:val="24"/>
          <w:szCs w:val="24"/>
        </w:rPr>
      </w:pPr>
    </w:p>
    <w:p w:rsidR="00A67FCF" w:rsidRDefault="00A67FCF" w:rsidP="008A6D73">
      <w:pPr>
        <w:pStyle w:val="Heading2"/>
        <w:rPr>
          <w:ins w:id="215" w:author="Alexander Psaris" w:date="2014-01-08T13:07:00Z"/>
          <w:rFonts w:ascii="Times New Roman" w:hAnsi="Times New Roman" w:cs="Times New Roman"/>
          <w:sz w:val="24"/>
          <w:szCs w:val="24"/>
        </w:rPr>
      </w:pPr>
    </w:p>
    <w:p w:rsidR="004559AB" w:rsidRPr="00357F67" w:rsidRDefault="00DB6C90" w:rsidP="008A6D73">
      <w:pPr>
        <w:pStyle w:val="Heading2"/>
        <w:rPr>
          <w:rFonts w:ascii="Times New Roman" w:hAnsi="Times New Roman" w:cs="Times New Roman"/>
          <w:sz w:val="24"/>
          <w:szCs w:val="24"/>
        </w:rPr>
      </w:pPr>
      <w:ins w:id="216" w:author="Alexander Psaris" w:date="2014-01-08T13:42:00Z">
        <w:r>
          <w:rPr>
            <w:rFonts w:ascii="Times New Roman" w:hAnsi="Times New Roman" w:cs="Times New Roman"/>
            <w:noProof/>
            <w:sz w:val="24"/>
            <w:szCs w:val="24"/>
            <w:rPrChange w:id="217">
              <w:rPr>
                <w:noProof/>
              </w:rPr>
            </w:rPrChange>
          </w:rPr>
          <w:drawing>
            <wp:inline distT="0" distB="0" distL="0" distR="0" wp14:anchorId="2C3B66AC" wp14:editId="7DDE9C69">
              <wp:extent cx="2286000" cy="2286000"/>
              <wp:effectExtent l="0" t="0" r="0" b="0"/>
              <wp:docPr id="56" name="Picture 56" descr="I:\Research\Samba\H2Oeco\MikeP\RESULTS\SCENARIO_RESULTS\Historic\Uncalibrated\Elevation_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Research\Samba\H2Oeco\MikeP\RESULTS\SCENARIO_RESULTS\Historic\Uncalibrated\Elevation_C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ins>
      <w:ins w:id="218" w:author="Alexander Psaris" w:date="2014-01-08T13:07:00Z">
        <w:r w:rsidR="00A67FCF">
          <w:rPr>
            <w:rFonts w:ascii="Times New Roman" w:hAnsi="Times New Roman" w:cs="Times New Roman"/>
            <w:noProof/>
            <w:sz w:val="24"/>
            <w:szCs w:val="24"/>
            <w:rPrChange w:id="219">
              <w:rPr>
                <w:noProof/>
              </w:rPr>
            </w:rPrChange>
          </w:rPr>
          <w:drawing>
            <wp:inline distT="0" distB="0" distL="0" distR="0" wp14:anchorId="63078280" wp14:editId="32266136">
              <wp:extent cx="2286000" cy="2286000"/>
              <wp:effectExtent l="0" t="0" r="0" b="0"/>
              <wp:docPr id="54" name="Picture 54" descr="I:\Research\Samba\H2Oeco\MikeP\RESULTS\SCENARIO_RESULTS\Historic\Uncalibrated\So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Research\Samba\H2Oeco\MikeP\RESULTS\SCENARIO_RESULTS\Historic\Uncalibrated\Soil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ins>
      <w:ins w:id="220" w:author="Alexander Psaris" w:date="2014-01-08T13:42:00Z">
        <w:r>
          <w:rPr>
            <w:rFonts w:ascii="Times New Roman" w:hAnsi="Times New Roman" w:cs="Times New Roman"/>
            <w:noProof/>
            <w:sz w:val="24"/>
            <w:szCs w:val="24"/>
            <w:rPrChange w:id="221">
              <w:rPr>
                <w:noProof/>
              </w:rPr>
            </w:rPrChange>
          </w:rPr>
          <w:drawing>
            <wp:inline distT="0" distB="0" distL="0" distR="0" wp14:anchorId="056C2000" wp14:editId="20144923">
              <wp:extent cx="2286000" cy="2286000"/>
              <wp:effectExtent l="0" t="0" r="0" b="0"/>
              <wp:docPr id="59" name="Picture 59" descr="I:\Research\Samba\H2Oeco\MikeP\RESULTS\SCENARIO_RESULTS\Historic\Uncalibrated\LandUse_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esearch\Samba\H2Oeco\MikeP\RESULTS\SCENARIO_RESULTS\Historic\Uncalibrated\LandUse_Ch.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ins>
      <w:del w:id="222" w:author="changh" w:date="2014-01-05T07:03:00Z">
        <w:r w:rsidR="004559AB" w:rsidRPr="00357F67" w:rsidDel="00DD2EBF">
          <w:rPr>
            <w:rFonts w:ascii="Times New Roman" w:hAnsi="Times New Roman" w:cs="Times New Roman"/>
            <w:sz w:val="24"/>
            <w:szCs w:val="24"/>
          </w:rPr>
          <w:delText>3.2 Methods</w:delText>
        </w:r>
      </w:del>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3"/>
        <w:rPr>
          <w:rFonts w:ascii="Times New Roman" w:hAnsi="Times New Roman" w:cs="Times New Roman"/>
          <w:sz w:val="24"/>
          <w:szCs w:val="24"/>
        </w:rPr>
      </w:pPr>
      <w:r w:rsidRPr="00357F67">
        <w:rPr>
          <w:rFonts w:ascii="Times New Roman" w:hAnsi="Times New Roman" w:cs="Times New Roman"/>
          <w:sz w:val="24"/>
          <w:szCs w:val="24"/>
        </w:rPr>
        <w:t>3.2.</w:t>
      </w:r>
      <w:del w:id="223" w:author="changh" w:date="2014-01-05T07:03:00Z">
        <w:r w:rsidRPr="00357F67" w:rsidDel="00DD2EBF">
          <w:rPr>
            <w:rFonts w:ascii="Times New Roman" w:hAnsi="Times New Roman" w:cs="Times New Roman"/>
            <w:sz w:val="24"/>
            <w:szCs w:val="24"/>
          </w:rPr>
          <w:delText>1</w:delText>
        </w:r>
      </w:del>
      <w:r w:rsidRPr="00357F67">
        <w:rPr>
          <w:rFonts w:ascii="Times New Roman" w:hAnsi="Times New Roman" w:cs="Times New Roman"/>
          <w:sz w:val="24"/>
          <w:szCs w:val="24"/>
        </w:rPr>
        <w:t xml:space="preserve"> SWAT </w:t>
      </w:r>
      <w:commentRangeStart w:id="224"/>
      <w:r w:rsidRPr="00357F67">
        <w:rPr>
          <w:rFonts w:ascii="Times New Roman" w:hAnsi="Times New Roman" w:cs="Times New Roman"/>
          <w:sz w:val="24"/>
          <w:szCs w:val="24"/>
        </w:rPr>
        <w:t>Model</w:t>
      </w:r>
      <w:commentRangeEnd w:id="224"/>
      <w:r w:rsidRPr="00357F67">
        <w:rPr>
          <w:rStyle w:val="CommentReference"/>
          <w:rFonts w:ascii="Times New Roman" w:hAnsi="Times New Roman" w:cs="Times New Roman"/>
          <w:sz w:val="24"/>
          <w:szCs w:val="24"/>
        </w:rPr>
        <w:commentReference w:id="224"/>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SWAT is a physically based, daily time-step model.  It accounts for both terrestrial and in-stream processes</w:t>
      </w:r>
      <w:r w:rsidR="00F6713B" w:rsidRPr="00357F67">
        <w:rPr>
          <w:rFonts w:ascii="Times New Roman" w:hAnsi="Times New Roman" w:cs="Times New Roman"/>
          <w:sz w:val="24"/>
          <w:szCs w:val="24"/>
        </w:rPr>
        <w:t xml:space="preserve"> (Fig 3)</w:t>
      </w:r>
      <w:r w:rsidRPr="00357F67">
        <w:rPr>
          <w:rFonts w:ascii="Times New Roman" w:hAnsi="Times New Roman" w:cs="Times New Roman"/>
          <w:sz w:val="24"/>
          <w:szCs w:val="24"/>
        </w:rPr>
        <w:t xml:space="preserve">.  To model flow, SWAT uses either the SCS curve number procedure (SCS, 1972), or the Green &amp; Ampt infiltration method (1911).  While the Green &amp; Ampt method is more robust, it requires sub-daily precipitation.  Since hourly precipitation is not available for our study region, we use the SCS curve number approach.  </w:t>
      </w:r>
    </w:p>
    <w:p w:rsidR="000C0D7D" w:rsidRPr="00357F67" w:rsidRDefault="000C0D7D" w:rsidP="008A6D73">
      <w:pPr>
        <w:spacing w:line="240" w:lineRule="auto"/>
        <w:rPr>
          <w:rFonts w:ascii="Times New Roman" w:hAnsi="Times New Roman" w:cs="Times New Roman"/>
          <w:sz w:val="24"/>
          <w:szCs w:val="24"/>
        </w:rPr>
      </w:pPr>
    </w:p>
    <w:p w:rsidR="000C0D7D" w:rsidRPr="00357F67" w:rsidRDefault="0077596F">
      <w:pPr>
        <w:spacing w:line="240" w:lineRule="auto"/>
        <w:jc w:val="center"/>
        <w:rPr>
          <w:rFonts w:ascii="Times New Roman" w:hAnsi="Times New Roman" w:cs="Times New Roman"/>
          <w:sz w:val="24"/>
          <w:szCs w:val="24"/>
        </w:rPr>
      </w:pPr>
      <w:ins w:id="225" w:author="Alexander Psaris" w:date="2014-01-08T10:30:00Z">
        <w:r>
          <w:rPr>
            <w:rFonts w:ascii="Times New Roman" w:hAnsi="Times New Roman" w:cs="Times New Roman"/>
            <w:noProof/>
            <w:sz w:val="24"/>
            <w:szCs w:val="24"/>
            <w:rPrChange w:id="226">
              <w:rPr>
                <w:noProof/>
              </w:rPr>
            </w:rPrChange>
          </w:rPr>
          <w:drawing>
            <wp:inline distT="0" distB="0" distL="0" distR="0" wp14:anchorId="0CD8F6D6">
              <wp:extent cx="4779645" cy="28956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9645" cy="2895600"/>
                      </a:xfrm>
                      <a:prstGeom prst="rect">
                        <a:avLst/>
                      </a:prstGeom>
                      <a:noFill/>
                    </pic:spPr>
                  </pic:pic>
                </a:graphicData>
              </a:graphic>
            </wp:inline>
          </w:drawing>
        </w:r>
      </w:ins>
      <w:del w:id="227" w:author="Alexander Psaris" w:date="2014-01-08T10:23:00Z">
        <w:r w:rsidR="007A35A6" w:rsidDel="0077596F">
          <w:rPr>
            <w:rFonts w:ascii="Times New Roman" w:hAnsi="Times New Roman" w:cs="Times New Roman"/>
            <w:b/>
            <w:i/>
            <w:noProof/>
            <w:sz w:val="24"/>
            <w:szCs w:val="24"/>
            <w:rPrChange w:id="228">
              <w:rPr>
                <w:noProof/>
              </w:rPr>
            </w:rPrChange>
          </w:rPr>
          <mc:AlternateContent>
            <mc:Choice Requires="wpg">
              <w:drawing>
                <wp:inline distT="0" distB="0" distL="0" distR="0" wp14:anchorId="0354C4DF" wp14:editId="66114E24">
                  <wp:extent cx="5821680" cy="2895600"/>
                  <wp:effectExtent l="0" t="0" r="762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1680" cy="2895600"/>
                            <a:chOff x="0" y="0"/>
                            <a:chExt cx="5822317" cy="2895600"/>
                          </a:xfrm>
                        </wpg:grpSpPr>
                        <wps:wsp>
                          <wps:cNvPr id="116" name="Rectangle 115"/>
                          <wps:cNvSpPr/>
                          <wps:spPr>
                            <a:xfrm>
                              <a:off x="0" y="0"/>
                              <a:ext cx="5791199" cy="2895600"/>
                            </a:xfrm>
                            <a:prstGeom prst="rect">
                              <a:avLst/>
                            </a:prstGeom>
                            <a:solidFill>
                              <a:schemeClr val="tx2">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6"/>
                          <wps:cNvSpPr/>
                          <wps:spPr>
                            <a:xfrm>
                              <a:off x="76200" y="533400"/>
                              <a:ext cx="4648200" cy="2320588"/>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0"/>
                          <wps:cNvSpPr/>
                          <wps:spPr>
                            <a:xfrm>
                              <a:off x="1219200" y="762000"/>
                              <a:ext cx="3428999" cy="1714500"/>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6"/>
                          <wps:cNvSpPr/>
                          <wps:spPr>
                            <a:xfrm>
                              <a:off x="1285906" y="895349"/>
                              <a:ext cx="1379780" cy="1476376"/>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8E2" w:rsidRDefault="001178E2" w:rsidP="006D0C3D">
                                <w:pPr>
                                  <w:rPr>
                                    <w:rFonts w:eastAsia="Times New Roman"/>
                                  </w:rPr>
                                </w:pPr>
                              </w:p>
                              <w:p w:rsidR="001178E2" w:rsidRDefault="001178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3"/>
                          <wps:cNvSpPr/>
                          <wps:spPr>
                            <a:xfrm>
                              <a:off x="1524000" y="76200"/>
                              <a:ext cx="914400" cy="381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Climate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4"/>
                          <wps:cNvSpPr/>
                          <wps:spPr>
                            <a:xfrm>
                              <a:off x="142875" y="2209800"/>
                              <a:ext cx="850900" cy="53340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Topography (Slope)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5"/>
                          <wps:cNvSpPr/>
                          <wps:spPr>
                            <a:xfrm>
                              <a:off x="142875" y="1371600"/>
                              <a:ext cx="850900" cy="45720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Soil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6"/>
                          <wps:cNvSpPr/>
                          <wps:spPr>
                            <a:xfrm>
                              <a:off x="142875" y="609600"/>
                              <a:ext cx="850900" cy="45720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Land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7"/>
                          <wps:cNvSpPr/>
                          <wps:spPr>
                            <a:xfrm>
                              <a:off x="1371132" y="990599"/>
                              <a:ext cx="1219200" cy="60960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Hydrologic Response Unit (HRUs)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Elbow Connector 9"/>
                          <wps:cNvCnPr/>
                          <wps:spPr>
                            <a:xfrm>
                              <a:off x="990600" y="838200"/>
                              <a:ext cx="381000" cy="381000"/>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Elbow Connector 13"/>
                          <wps:cNvCnPr/>
                          <wps:spPr>
                            <a:xfrm flipV="1">
                              <a:off x="990600" y="1219200"/>
                              <a:ext cx="381000" cy="1257300"/>
                            </a:xfrm>
                            <a:prstGeom prst="bentConnector3">
                              <a:avLst>
                                <a:gd name="adj1" fmla="val 50000"/>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7"/>
                          <wps:cNvCnPr/>
                          <wps:spPr>
                            <a:xfrm>
                              <a:off x="1981200" y="457200"/>
                              <a:ext cx="0" cy="5334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2"/>
                          <wps:cNvCnPr/>
                          <wps:spPr>
                            <a:xfrm>
                              <a:off x="2590800" y="1219200"/>
                              <a:ext cx="2286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Rectangle 34"/>
                          <wps:cNvSpPr/>
                          <wps:spPr>
                            <a:xfrm>
                              <a:off x="2819400" y="990600"/>
                              <a:ext cx="779025"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Sub-basins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Box 57"/>
                          <wps:cNvSpPr txBox="1"/>
                          <wps:spPr>
                            <a:xfrm>
                              <a:off x="1215456" y="1524000"/>
                              <a:ext cx="1513371" cy="1085850"/>
                            </a:xfrm>
                            <a:prstGeom prst="rect">
                              <a:avLst/>
                            </a:prstGeom>
                            <a:noFill/>
                          </wps:spPr>
                          <wps:txbx>
                            <w:txbxContent>
                              <w:p w:rsidR="001178E2" w:rsidRDefault="001178E2" w:rsidP="006D0C3D">
                                <w:pPr>
                                  <w:pStyle w:val="NormalWeb"/>
                                  <w:spacing w:before="0" w:beforeAutospacing="0" w:after="0" w:afterAutospacing="0"/>
                                </w:pPr>
                                <w:r>
                                  <w:rPr>
                                    <w:rFonts w:asciiTheme="minorHAnsi" w:hAnsi="Calibri" w:cstheme="minorBidi"/>
                                    <w:b/>
                                    <w:bCs/>
                                    <w:color w:val="000000" w:themeColor="text1"/>
                                    <w:kern w:val="24"/>
                                    <w:sz w:val="20"/>
                                    <w:szCs w:val="20"/>
                                  </w:rPr>
                                  <w:t>Terrestrial Component:</w:t>
                                </w:r>
                              </w:p>
                              <w:p w:rsidR="001178E2" w:rsidRDefault="001178E2"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Water Yield</w:t>
                                </w:r>
                                <w:r>
                                  <w:rPr>
                                    <w:rFonts w:asciiTheme="minorHAnsi" w:hAnsi="Calibri" w:cstheme="minorBidi"/>
                                    <w:color w:val="000000" w:themeColor="text1"/>
                                    <w:kern w:val="24"/>
                                    <w:sz w:val="20"/>
                                    <w:szCs w:val="20"/>
                                  </w:rPr>
                                  <w:t xml:space="preserve"> (SCS Curve #)</w:t>
                                </w:r>
                              </w:p>
                              <w:p w:rsidR="001178E2" w:rsidRDefault="001178E2"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Sediment Yield</w:t>
                                </w:r>
                                <w:r>
                                  <w:rPr>
                                    <w:rFonts w:asciiTheme="minorHAnsi" w:hAnsi="Calibri" w:cstheme="minorBidi"/>
                                    <w:color w:val="000000" w:themeColor="text1"/>
                                    <w:kern w:val="24"/>
                                    <w:sz w:val="20"/>
                                    <w:szCs w:val="20"/>
                                  </w:rPr>
                                  <w:t xml:space="preserve"> (MUSLE)</w:t>
                                </w:r>
                              </w:p>
                              <w:p w:rsidR="001178E2" w:rsidRDefault="001178E2" w:rsidP="006D0C3D">
                                <w:pPr>
                                  <w:pStyle w:val="NormalWeb"/>
                                  <w:spacing w:before="0" w:beforeAutospacing="0" w:after="0" w:afterAutospacing="0"/>
                                  <w:rPr>
                                    <w:rFonts w:asciiTheme="minorHAnsi" w:hAnsi="Calibri" w:cstheme="minorBidi"/>
                                    <w:color w:val="000000" w:themeColor="text1"/>
                                    <w:kern w:val="24"/>
                                    <w:sz w:val="20"/>
                                    <w:szCs w:val="20"/>
                                  </w:rPr>
                                </w:pPr>
                                <w:r w:rsidRPr="00186C59">
                                  <w:rPr>
                                    <w:rFonts w:asciiTheme="minorHAnsi" w:hAnsi="Calibri" w:cstheme="minorBidi"/>
                                    <w:b/>
                                    <w:i/>
                                    <w:color w:val="000000" w:themeColor="text1"/>
                                    <w:kern w:val="24"/>
                                    <w:sz w:val="20"/>
                                    <w:szCs w:val="20"/>
                                  </w:rPr>
                                  <w:t>Nutrient Yield</w:t>
                                </w:r>
                                <w:r>
                                  <w:rPr>
                                    <w:rFonts w:asciiTheme="minorHAnsi" w:hAnsi="Calibri" w:cstheme="minorBidi"/>
                                    <w:color w:val="000000" w:themeColor="text1"/>
                                    <w:kern w:val="24"/>
                                    <w:sz w:val="20"/>
                                    <w:szCs w:val="20"/>
                                  </w:rPr>
                                  <w:t xml:space="preserve"> (Mass </w:t>
                                </w:r>
                              </w:p>
                              <w:p w:rsidR="001178E2" w:rsidRDefault="001178E2" w:rsidP="006D0C3D">
                                <w:pPr>
                                  <w:pStyle w:val="NormalWeb"/>
                                  <w:spacing w:before="0" w:beforeAutospacing="0" w:after="0" w:afterAutospacing="0"/>
                                </w:pPr>
                                <w:r>
                                  <w:rPr>
                                    <w:rFonts w:asciiTheme="minorHAnsi" w:hAnsi="Calibri" w:cstheme="minorBidi"/>
                                    <w:color w:val="000000" w:themeColor="text1"/>
                                    <w:kern w:val="24"/>
                                    <w:sz w:val="20"/>
                                    <w:szCs w:val="20"/>
                                  </w:rPr>
                                  <w:t>Balance)</w:t>
                                </w:r>
                              </w:p>
                            </w:txbxContent>
                          </wps:txbx>
                          <wps:bodyPr wrap="none" rtlCol="0">
                            <a:noAutofit/>
                          </wps:bodyPr>
                        </wps:wsp>
                        <wps:wsp>
                          <wps:cNvPr id="83" name="Rectangle 82"/>
                          <wps:cNvSpPr/>
                          <wps:spPr>
                            <a:xfrm>
                              <a:off x="3810000" y="990600"/>
                              <a:ext cx="761999"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In-stream</w:t>
                                </w:r>
                                <w:r>
                                  <w:rPr>
                                    <w:rFonts w:asciiTheme="minorHAnsi" w:hAnsi="Calibri" w:cstheme="minorBidi"/>
                                    <w:color w:val="FFFFFF" w:themeColor="light1"/>
                                    <w:kern w:val="24"/>
                                    <w:sz w:val="20"/>
                                    <w:szCs w:val="20"/>
                                  </w:rPr>
                                  <w:t xml:space="preserve"> </w:t>
                                </w:r>
                                <w:r>
                                  <w:rPr>
                                    <w:rFonts w:asciiTheme="minorHAnsi" w:hAnsi="Calibri" w:cstheme="minorBidi"/>
                                    <w:b/>
                                    <w:bCs/>
                                    <w:color w:val="FFFFFF" w:themeColor="light1"/>
                                    <w:kern w:val="24"/>
                                    <w:sz w:val="20"/>
                                    <w:szCs w:val="20"/>
                                  </w:rPr>
                                  <w:t>Processes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4"/>
                          <wps:cNvCnPr/>
                          <wps:spPr>
                            <a:xfrm>
                              <a:off x="3600450" y="1219200"/>
                              <a:ext cx="21157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8" name="TextBox 87"/>
                          <wps:cNvSpPr txBox="1"/>
                          <wps:spPr>
                            <a:xfrm>
                              <a:off x="2666708" y="1447800"/>
                              <a:ext cx="1980565" cy="1021715"/>
                            </a:xfrm>
                            <a:prstGeom prst="rect">
                              <a:avLst/>
                            </a:prstGeom>
                            <a:noFill/>
                          </wps:spPr>
                          <wps:txbx>
                            <w:txbxContent>
                              <w:p w:rsidR="001178E2" w:rsidRDefault="001178E2" w:rsidP="006D0C3D">
                                <w:pPr>
                                  <w:pStyle w:val="NormalWeb"/>
                                  <w:spacing w:before="0" w:beforeAutospacing="0" w:after="0" w:afterAutospacing="0"/>
                                </w:pPr>
                                <w:r>
                                  <w:rPr>
                                    <w:rFonts w:asciiTheme="minorHAnsi" w:hAnsi="Calibri" w:cstheme="minorBidi"/>
                                    <w:b/>
                                    <w:bCs/>
                                    <w:color w:val="000000" w:themeColor="text1"/>
                                    <w:kern w:val="24"/>
                                    <w:sz w:val="20"/>
                                    <w:szCs w:val="20"/>
                                  </w:rPr>
                                  <w:t>Sub-basin/reach scale</w:t>
                                </w:r>
                              </w:p>
                              <w:p w:rsidR="001178E2" w:rsidRDefault="001178E2" w:rsidP="006D0C3D">
                                <w:pPr>
                                  <w:pStyle w:val="NormalWeb"/>
                                  <w:spacing w:before="0" w:beforeAutospacing="0" w:after="0" w:afterAutospacing="0"/>
                                </w:pPr>
                                <w:r>
                                  <w:rPr>
                                    <w:rFonts w:asciiTheme="minorHAnsi" w:hAnsi="Calibri" w:cstheme="minorBidi"/>
                                    <w:color w:val="000000" w:themeColor="text1"/>
                                    <w:kern w:val="24"/>
                                    <w:sz w:val="20"/>
                                    <w:szCs w:val="20"/>
                                  </w:rPr>
                                  <w:t>Adds terrestrial yields, sub-surface contributions, and inputs from upstream reaches to current reach, and computes in-stream processes for current reach.</w:t>
                                </w:r>
                              </w:p>
                            </w:txbxContent>
                          </wps:txbx>
                          <wps:bodyPr wrap="square" rtlCol="0">
                            <a:spAutoFit/>
                          </wps:bodyPr>
                        </wps:wsp>
                        <wps:wsp>
                          <wps:cNvPr id="97" name="Rectangle 96"/>
                          <wps:cNvSpPr/>
                          <wps:spPr>
                            <a:xfrm>
                              <a:off x="4857334" y="990600"/>
                              <a:ext cx="858292"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Watershed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8"/>
                          <wps:cNvCnPr/>
                          <wps:spPr>
                            <a:xfrm>
                              <a:off x="4572000" y="1219200"/>
                              <a:ext cx="28777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5" name="TextBox 104"/>
                          <wps:cNvSpPr txBox="1"/>
                          <wps:spPr>
                            <a:xfrm>
                              <a:off x="4723647" y="1447800"/>
                              <a:ext cx="1098670" cy="866775"/>
                            </a:xfrm>
                            <a:prstGeom prst="rect">
                              <a:avLst/>
                            </a:prstGeom>
                            <a:noFill/>
                          </wps:spPr>
                          <wps:txbx>
                            <w:txbxContent>
                              <w:p w:rsidR="001178E2" w:rsidRDefault="001178E2" w:rsidP="006D0C3D">
                                <w:pPr>
                                  <w:pStyle w:val="NormalWeb"/>
                                  <w:spacing w:before="0" w:beforeAutospacing="0" w:after="0" w:afterAutospacing="0"/>
                                </w:pPr>
                                <w:r>
                                  <w:rPr>
                                    <w:rFonts w:asciiTheme="minorHAnsi" w:hAnsi="Calibri" w:cstheme="minorBidi"/>
                                    <w:b/>
                                    <w:bCs/>
                                    <w:color w:val="FFFFFF" w:themeColor="background1"/>
                                    <w:kern w:val="24"/>
                                    <w:sz w:val="20"/>
                                    <w:szCs w:val="20"/>
                                  </w:rPr>
                                  <w:t>Outputs</w:t>
                                </w:r>
                              </w:p>
                              <w:p w:rsidR="001178E2" w:rsidRPr="00186C59" w:rsidRDefault="001178E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Flow</w:t>
                                </w:r>
                              </w:p>
                              <w:p w:rsidR="001178E2" w:rsidRPr="00186C59" w:rsidRDefault="001178E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Sediment</w:t>
                                </w:r>
                              </w:p>
                              <w:p w:rsidR="001178E2" w:rsidRPr="00186C59" w:rsidRDefault="001178E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Nitrogen</w:t>
                                </w:r>
                              </w:p>
                              <w:p w:rsidR="001178E2" w:rsidRPr="00186C59" w:rsidRDefault="001178E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Phosphorus</w:t>
                                </w:r>
                              </w:p>
                            </w:txbxContent>
                          </wps:txbx>
                          <wps:bodyPr wrap="none" rtlCol="0">
                            <a:spAutoFit/>
                          </wps:bodyPr>
                        </wps:wsp>
                        <wps:wsp>
                          <wps:cNvPr id="144" name="Straight Connector 143"/>
                          <wps:cNvCnPr/>
                          <wps:spPr>
                            <a:xfrm>
                              <a:off x="971384" y="1600200"/>
                              <a:ext cx="20984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0" o:spid="_x0000_s1048" style="width:458.4pt;height:228pt;mso-position-horizontal-relative:char;mso-position-vertical-relative:line" coordsize="5822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">
                  <v:rect id="Rectangle 115" o:spid="_x0000_s1049" style="position:absolute;width:57911;height:28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6xcUA&#10;AADcAAAADwAAAGRycy9kb3ducmV2LnhtbERPS2vCQBC+C/0PyxR6kbrRipXUVYpg8VTqAzS3aXaS&#10;Dc3Ohuw2pv/eFQre5uN7zmLV21p01PrKsYLxKAFBnDtdcangeNg8z0H4gKyxdkwK/sjDavkwWGCq&#10;3YV31O1DKWII+xQVmBCaVEqfG7LoR64hjlzhWoshwraUusVLDLe1nCTJTFqsODYYbGhtKP/Z/1oF&#10;SXYyH99f86ycTj6pyIbTl9fzVqmnx/79DUSgPtzF/+6tjvPHM7g9Ey+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LrFxQAAANwAAAAPAAAAAAAAAAAAAAAAAJgCAABkcnMv&#10;ZG93bnJldi54bWxQSwUGAAAAAAQABAD1AAAAigMAAAAA&#10;" fillcolor="#17365d [2415]" stroked="f" strokeweight="1.5pt"/>
                  <v:rect id="Rectangle 86" o:spid="_x0000_s1050" style="position:absolute;left:762;top:5334;width:46482;height:23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jmcUA&#10;AADbAAAADwAAAGRycy9kb3ducmV2LnhtbESPQWvCQBSE70L/w/KEXkQ3LbVKdJVWEEp7kKrg9ZF9&#10;SZZk34bsaqK/3i0UPA4z8w2zXPe2FhdqvXGs4GWSgCDOnDZcKDgetuM5CB+QNdaOScGVPKxXT4Ml&#10;ptp1/EuXfShEhLBPUUEZQpNK6bOSLPqJa4ijl7vWYoiyLaRusYtwW8vXJHmXFg3HhRIb2pSUVfuz&#10;VdDtPn9M9V2Rme1O07dilPNtmiv1POw/FiAC9eER/m9/aQXzGfx9i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GOZxQAAANsAAAAPAAAAAAAAAAAAAAAAAJgCAABkcnMv&#10;ZG93bnJldi54bWxQSwUGAAAAAAQABAD1AAAAigMAAAAA&#10;" fillcolor="#548dd4 [1951]" stroked="f" strokeweight="2pt"/>
                  <v:rect id="Rectangle 90" o:spid="_x0000_s1051" style="position:absolute;left:12192;top:7620;width:34289;height:17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fasUA&#10;AADbAAAADwAAAGRycy9kb3ducmV2LnhtbESPQWvCQBSE74L/YXlCL9JsIlTb1FWMUOipoBZKb6/Z&#10;ZzaafRuyW5P++64geBxm5htmuR5sIy7U+dqxgixJQRCXTtdcKfg8vD0+g/ABWWPjmBT8kYf1ajxa&#10;Yq5dzzu67EMlIoR9jgpMCG0upS8NWfSJa4mjd3SdxRBlV0ndYR/htpGzNJ1LizXHBYMtbQ2V5/2v&#10;VfB1nKaFlYuT/ngq7I/53mSy6JV6mAybVxCBhnAP39rvWsFLB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qJ9qxQAAANsAAAAPAAAAAAAAAAAAAAAAAJgCAABkcnMv&#10;ZG93bnJldi54bWxQSwUGAAAAAAQABAD1AAAAigMAAAAA&#10;" fillcolor="#8db3e2 [1311]" stroked="f" strokeweight="2pt"/>
                  <v:rect id="Rectangle 56" o:spid="_x0000_s1052" style="position:absolute;left:12859;top:8953;width:13797;height:14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Z1cIA&#10;AADbAAAADwAAAGRycy9kb3ducmV2LnhtbESPT4vCMBTE78J+h/AWvIimCtqla5RFEPTmv8veHs2z&#10;6W7zUprY1m9vBMHjMDO/YZbr3laipcaXjhVMJwkI4tzpkgsFl/N2/AXCB2SNlWNScCcP69XHYImZ&#10;dh0fqT2FQkQI+wwVmBDqTEqfG7LoJ64mjt7VNRZDlE0hdYNdhNtKzpJkIS2WHBcM1rQxlP+fblZB&#10;683CjEL3V90PI7P3afd72RyUGn72P98gAvXhHX61d1rBPIXn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NnVwgAAANsAAAAPAAAAAAAAAAAAAAAAAJgCAABkcnMvZG93&#10;bnJldi54bWxQSwUGAAAAAAQABAD1AAAAhwMAAAAA&#10;" fillcolor="#c6d9f1 [671]" stroked="f" strokeweight="2pt">
                    <v:textbox>
                      <w:txbxContent>
                        <w:p w:rsidR="001178E2" w:rsidRDefault="001178E2" w:rsidP="006D0C3D">
                          <w:pPr>
                            <w:rPr>
                              <w:rFonts w:eastAsia="Times New Roman"/>
                            </w:rPr>
                          </w:pPr>
                        </w:p>
                        <w:p w:rsidR="001178E2" w:rsidRDefault="001178E2"/>
                      </w:txbxContent>
                    </v:textbox>
                  </v:rect>
                  <v:rect id="Rectangle 3" o:spid="_x0000_s1053" style="position:absolute;left:15240;top:762;width:9144;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dc74A&#10;AADaAAAADwAAAGRycy9kb3ducmV2LnhtbERPTYvCMBC9C/sfwizsTVNdELcaRZYVPAnWInscmrEp&#10;bSalibX+eyMInobH+5zVZrCN6KnzlWMF00kCgrhwuuJSQX7ajRcgfEDW2DgmBXfysFl/jFaYanfj&#10;I/VZKEUMYZ+iAhNCm0rpC0MW/cS1xJG7uM5iiLArpe7wFsNtI2dJMpcWK44NBlv6NVTU2dUqKP93&#10;f/1QG3JH/51d6/YnP5y1Ul+fw3YJItAQ3uKXe6/jfHi+8rxy/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PpHXO+AAAA2gAAAA8AAAAAAAAAAAAAAAAAmAIAAGRycy9kb3ducmV2&#10;LnhtbFBLBQYAAAAABAAEAPUAAACDAwAAAAA=&#10;" fillcolor="black [3213]" stroked="f" strokeweight="2pt">
                    <v:textbo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Climate</w:t>
                          </w:r>
                        </w:p>
                      </w:txbxContent>
                    </v:textbox>
                  </v:rect>
                  <v:rect id="Rectangle 4" o:spid="_x0000_s1054" style="position:absolute;left:1428;top:22098;width:850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bA74A&#10;AADaAAAADwAAAGRycy9kb3ducmV2LnhtbESPzarCMBSE94LvEI7gTlMt/lCNIoLgwo1eH+DQHJtq&#10;c1KaWOvbG0G4y2FmvmHW285WoqXGl44VTMYJCOLc6ZILBde/w2gJwgdkjZVjUvAmD9tNv7fGTLsX&#10;n6m9hEJECPsMFZgQ6kxKnxuy6MeuJo7ezTUWQ5RNIXWDrwi3lZwmyVxaLDkuGKxpbyh/XJ5WwX2+&#10;cOUjPNPWeJnS1J32Mj0pNRx0uxWIQF34D//aR61gBt8r8Qb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jmwO+AAAA2gAAAA8AAAAAAAAAAAAAAAAAmAIAAGRycy9kb3ducmV2&#10;LnhtbFBLBQYAAAAABAAEAPUAAACDAwAAAAA=&#10;" fillcolor="#31849b [2408]" stroked="f" strokeweight="2pt">
                    <v:textbo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Topography (Slope)</w:t>
                          </w:r>
                        </w:p>
                      </w:txbxContent>
                    </v:textbox>
                  </v:rect>
                  <v:rect id="Rectangle 5" o:spid="_x0000_s1055" style="position:absolute;left:1428;top:13716;width:850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FdMEA&#10;AADaAAAADwAAAGRycy9kb3ducmV2LnhtbESPzWrDMBCE74G8g9hAb7FcG9ziRjbFUOghl6R9gMXa&#10;Wm6slbHkn759VQj0OMzMN8yp3uwgFpp871jBY5KCIG6d7rlT8PnxdnwG4QOyxsExKfghD3W1352w&#10;1G7lCy3X0IkIYV+iAhPCWErpW0MWfeJG4uh9ucliiHLqpJ5wjXA7yCxNC2mx57hgcKTGUHu7zlbB&#10;d/Hk+luY88V4mVPmzo3Mz0o9HLbXFxCBtvAfvrfftYIC/q7EGy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xBXTBAAAA2gAAAA8AAAAAAAAAAAAAAAAAmAIAAGRycy9kb3du&#10;cmV2LnhtbFBLBQYAAAAABAAEAPUAAACGAwAAAAA=&#10;" fillcolor="#31849b [2408]" stroked="f" strokeweight="2pt">
                    <v:textbo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Soil</w:t>
                          </w:r>
                        </w:p>
                      </w:txbxContent>
                    </v:textbox>
                  </v:rect>
                  <v:rect id="Rectangle 6" o:spid="_x0000_s1056" style="position:absolute;left:1428;top:6096;width:850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g770A&#10;AADaAAAADwAAAGRycy9kb3ducmV2LnhtbESPzQrCMBCE74LvEFbwpqkWVKpRRBA8ePHnAZZmbarN&#10;pjSx1rc3guBxmJlvmNWms5VoqfGlYwWTcQKCOHe65ELB9bIfLUD4gKyxckwK3uRhs+73Vphp9+IT&#10;tedQiAhhn6ECE0KdSelzQxb92NXE0bu5xmKIsimkbvAV4baS0ySZSYslxwWDNe0M5Y/z0yq4z+au&#10;fIRn2hovU5q6406mR6WGg267BBGoC//wr33QCubwvRJv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n2g770AAADaAAAADwAAAAAAAAAAAAAAAACYAgAAZHJzL2Rvd25yZXYu&#10;eG1sUEsFBgAAAAAEAAQA9QAAAIIDAAAAAA==&#10;" fillcolor="#31849b [2408]" stroked="f" strokeweight="2pt">
                    <v:textbo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Land Use</w:t>
                          </w:r>
                        </w:p>
                      </w:txbxContent>
                    </v:textbox>
                  </v:rect>
                  <v:rect id="Rectangle 7" o:spid="_x0000_s1057" style="position:absolute;left:13711;top:9905;width:12192;height:6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UhMQA&#10;AADbAAAADwAAAGRycy9kb3ducmV2LnhtbESPQWsCMRSE7wX/Q3iCt5q1Ui2rUayg9NiqlPb22Dw3&#10;i5uXsMm6a399Uyh4HGbmG2a57m0trtSEyrGCyTgDQVw4XXGp4HTcPb6ACBFZY+2YFNwowHo1eFhi&#10;rl3HH3Q9xFIkCIccFZgYfS5lKAxZDGPniZN3do3FmGRTSt1gl+C2lk9ZNpMWK04LBj1tDRWXQ2sV&#10;+P3p/ftsXn03u30+7/uy/fqpWqVGw36zABGpj/fwf/tNK5jO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1ITEAAAA2wAAAA8AAAAAAAAAAAAAAAAAmAIAAGRycy9k&#10;b3ducmV2LnhtbFBLBQYAAAAABAAEAPUAAACJAwAAAAA=&#10;" fillcolor="#4f81bd [3204]" stroked="f" strokeweight="2pt">
                    <v:textbo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Hydrologic Response Unit (HRUs)</w:t>
                          </w:r>
                        </w:p>
                      </w:txbxContent>
                    </v:textbox>
                  </v:rect>
                  <v:shape id="Elbow Connector 9" o:spid="_x0000_s1058" type="#_x0000_t34" style="position:absolute;left:9906;top:8382;width:3810;height:38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cuA8EAAADbAAAADwAAAGRycy9kb3ducmV2LnhtbERPTWsCMRC9C/6HMIVepGbVImVrFCkI&#10;hYpQFXsdkml222SyJKlu/705CB4f73ux6r0TZ4qpDaxgMq5AEOtgWrYKjofN0wuIlJENusCk4J8S&#10;rJbDwQJrEy78Sed9tqKEcKpRQZNzV0uZdEMe0zh0xIX7DtFjLjBaaSJeSrh3clpVc+mx5dLQYEdv&#10;Denf/Z9XoHd2+2znbqp/JqOPU9xUX46PSj0+9OtXEJn6fBff3O9GwayMLV/KD5D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xy4DwQAAANsAAAAPAAAAAAAAAAAAAAAA&#10;AKECAABkcnMvZG93bnJldi54bWxQSwUGAAAAAAQABAD5AAAAjwMAAAAA&#10;" strokecolor="black [3213]" strokeweight="1.5pt"/>
                  <v:shape id="Elbow Connector 13" o:spid="_x0000_s1059" type="#_x0000_t34" style="position:absolute;left:9906;top:12192;width:3810;height:1257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bTqcMAAADbAAAADwAAAGRycy9kb3ducmV2LnhtbESPT4vCMBTE74LfIbwFb5qqINo1yiIo&#10;K+phu+790bz+0ealNFmtfnojCB6HmfkNM1+2phIXalxpWcFwEIEgTq0uOVdw/F33pyCcR9ZYWSYF&#10;N3KwXHQ7c4y1vfIPXRKfiwBhF6OCwvs6ltKlBRl0A1sTBy+zjUEfZJNL3eA1wE0lR1E0kQZLDgsF&#10;1rQqKD0n/0YByeNQZpupLqPdPdue/mZ7XB2U6n20X58gPLX+HX61v7WC8Qy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m06nDAAAA2wAAAA8AAAAAAAAAAAAA&#10;AAAAoQIAAGRycy9kb3ducmV2LnhtbFBLBQYAAAAABAAEAPkAAACRAwAAAAA=&#10;" strokecolor="black [3213]" strokeweight="1.5pt">
                    <v:stroke endarrow="open"/>
                  </v:shape>
                  <v:shape id="Straight Arrow Connector 27" o:spid="_x0000_s1060" type="#_x0000_t32" style="position:absolute;left:19812;top:4572;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CZcEAAADbAAAADwAAAGRycy9kb3ducmV2LnhtbERP3WrCMBS+F/YO4Qx2p6le6NY1laET&#10;diEMqw9waI5JZ3JSmsx2b79cDHb58f1X28k7cachdoEVLBcFCOI26I6Ngsv5MH8GEROyRheYFPxQ&#10;hG39MKuw1GHkE92bZEQO4ViiAptSX0oZW0se4yL0xJm7hsFjynAwUg845nDv5Koo1tJjx7nBYk87&#10;S+2t+fYKvj43L5fb3iyv5li4U+PGs30flXp6nN5eQSSa0r/4z/2hFazy2Pwl/wB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I0JlwQAAANsAAAAPAAAAAAAAAAAAAAAA&#10;AKECAABkcnMvZG93bnJldi54bWxQSwUGAAAAAAQABAD5AAAAjwMAAAAA&#10;" strokecolor="black [3213]" strokeweight="1.5pt">
                    <v:stroke endarrow="open"/>
                  </v:shape>
                  <v:shape id="Straight Arrow Connector 32" o:spid="_x0000_s1061" type="#_x0000_t32" style="position:absolute;left:25908;top:12192;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5GycQAAADbAAAADwAAAGRycy9kb3ducmV2LnhtbESP3WoCMRSE7wu+QzhC72rWC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kbJxAAAANsAAAAPAAAAAAAAAAAA&#10;AAAAAKECAABkcnMvZG93bnJldi54bWxQSwUGAAAAAAQABAD5AAAAkgMAAAAA&#10;" strokecolor="black [3213]" strokeweight="1.5pt">
                    <v:stroke endarrow="open"/>
                  </v:shape>
                  <v:rect id="Rectangle 34" o:spid="_x0000_s1062" style="position:absolute;left:28194;top:9906;width:779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vaMQA&#10;AADbAAAADwAAAGRycy9kb3ducmV2LnhtbESPT2sCMRTE74LfITyht5pti1JWo1Sh0mP9Q9HbY/Pc&#10;LG5ewibrrv30jVDwOMzMb5j5sre1uFITKscKXsYZCOLC6YpLBYf95/M7iBCRNdaOScGNAiwXw8Ec&#10;c+063tJ1F0uRIBxyVGBi9LmUoTBkMYydJ07e2TUWY5JNKXWDXYLbWr5m2VRarDgtGPS0NlRcdq1V&#10;4DeH79PZrHw3vf1MNn3ZHn+rVqmnUf8xAxGpj4/wf/tLK3ibwP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72jEAAAA2wAAAA8AAAAAAAAAAAAAAAAAmAIAAGRycy9k&#10;b3ducmV2LnhtbFBLBQYAAAAABAAEAPUAAACJAwAAAAA=&#10;" fillcolor="#4f81bd [3204]" stroked="f" strokeweight="2pt">
                    <v:textbo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Sub-basins</w:t>
                          </w:r>
                        </w:p>
                      </w:txbxContent>
                    </v:textbox>
                  </v:rect>
                  <v:shape id="TextBox 57" o:spid="_x0000_s1063" type="#_x0000_t202" style="position:absolute;left:12154;top:15240;width:15134;height:10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5hsQA&#10;AADbAAAADwAAAGRycy9kb3ducmV2LnhtbERPz2vCMBS+C/4P4Qm7jJnaMRnVKLIxGSjK3A47Pptn&#10;W21eShJr3V9vDgOPH9/v6bwztWjJ+cqygtEwAUGcW11xoeDn++PpFYQPyBpry6TgSh7ms35vipm2&#10;F/6idhcKEUPYZ6igDKHJpPR5SQb90DbEkTtYZzBE6AqpHV5iuKllmiRjabDi2FBiQ28l5afd2Sj4&#10;27q1TdP1crT/fa7a8P543Kw2Sj0MusUERKAu3MX/7k+t4CWOjV/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OYbEAAAA2wAAAA8AAAAAAAAAAAAAAAAAmAIAAGRycy9k&#10;b3ducmV2LnhtbFBLBQYAAAAABAAEAPUAAACJAwAAAAA=&#10;" filled="f" stroked="f">
                    <v:textbox>
                      <w:txbxContent>
                        <w:p w:rsidR="001178E2" w:rsidRDefault="001178E2" w:rsidP="006D0C3D">
                          <w:pPr>
                            <w:pStyle w:val="NormalWeb"/>
                            <w:spacing w:before="0" w:beforeAutospacing="0" w:after="0" w:afterAutospacing="0"/>
                          </w:pPr>
                          <w:r>
                            <w:rPr>
                              <w:rFonts w:asciiTheme="minorHAnsi" w:hAnsi="Calibri" w:cstheme="minorBidi"/>
                              <w:b/>
                              <w:bCs/>
                              <w:color w:val="000000" w:themeColor="text1"/>
                              <w:kern w:val="24"/>
                              <w:sz w:val="20"/>
                              <w:szCs w:val="20"/>
                            </w:rPr>
                            <w:t>Terrestrial Component:</w:t>
                          </w:r>
                        </w:p>
                        <w:p w:rsidR="001178E2" w:rsidRDefault="001178E2"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Water Yield</w:t>
                          </w:r>
                          <w:r>
                            <w:rPr>
                              <w:rFonts w:asciiTheme="minorHAnsi" w:hAnsi="Calibri" w:cstheme="minorBidi"/>
                              <w:color w:val="000000" w:themeColor="text1"/>
                              <w:kern w:val="24"/>
                              <w:sz w:val="20"/>
                              <w:szCs w:val="20"/>
                            </w:rPr>
                            <w:t xml:space="preserve"> (SCS Curve #)</w:t>
                          </w:r>
                        </w:p>
                        <w:p w:rsidR="001178E2" w:rsidRDefault="001178E2"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Sediment Yield</w:t>
                          </w:r>
                          <w:r>
                            <w:rPr>
                              <w:rFonts w:asciiTheme="minorHAnsi" w:hAnsi="Calibri" w:cstheme="minorBidi"/>
                              <w:color w:val="000000" w:themeColor="text1"/>
                              <w:kern w:val="24"/>
                              <w:sz w:val="20"/>
                              <w:szCs w:val="20"/>
                            </w:rPr>
                            <w:t xml:space="preserve"> (MUSLE)</w:t>
                          </w:r>
                        </w:p>
                        <w:p w:rsidR="001178E2" w:rsidRDefault="001178E2" w:rsidP="006D0C3D">
                          <w:pPr>
                            <w:pStyle w:val="NormalWeb"/>
                            <w:spacing w:before="0" w:beforeAutospacing="0" w:after="0" w:afterAutospacing="0"/>
                            <w:rPr>
                              <w:rFonts w:asciiTheme="minorHAnsi" w:hAnsi="Calibri" w:cstheme="minorBidi"/>
                              <w:color w:val="000000" w:themeColor="text1"/>
                              <w:kern w:val="24"/>
                              <w:sz w:val="20"/>
                              <w:szCs w:val="20"/>
                            </w:rPr>
                          </w:pPr>
                          <w:r w:rsidRPr="00186C59">
                            <w:rPr>
                              <w:rFonts w:asciiTheme="minorHAnsi" w:hAnsi="Calibri" w:cstheme="minorBidi"/>
                              <w:b/>
                              <w:i/>
                              <w:color w:val="000000" w:themeColor="text1"/>
                              <w:kern w:val="24"/>
                              <w:sz w:val="20"/>
                              <w:szCs w:val="20"/>
                            </w:rPr>
                            <w:t>Nutrient Yield</w:t>
                          </w:r>
                          <w:r>
                            <w:rPr>
                              <w:rFonts w:asciiTheme="minorHAnsi" w:hAnsi="Calibri" w:cstheme="minorBidi"/>
                              <w:color w:val="000000" w:themeColor="text1"/>
                              <w:kern w:val="24"/>
                              <w:sz w:val="20"/>
                              <w:szCs w:val="20"/>
                            </w:rPr>
                            <w:t xml:space="preserve"> (Mass </w:t>
                          </w:r>
                        </w:p>
                        <w:p w:rsidR="001178E2" w:rsidRDefault="001178E2" w:rsidP="006D0C3D">
                          <w:pPr>
                            <w:pStyle w:val="NormalWeb"/>
                            <w:spacing w:before="0" w:beforeAutospacing="0" w:after="0" w:afterAutospacing="0"/>
                          </w:pPr>
                          <w:r>
                            <w:rPr>
                              <w:rFonts w:asciiTheme="minorHAnsi" w:hAnsi="Calibri" w:cstheme="minorBidi"/>
                              <w:color w:val="000000" w:themeColor="text1"/>
                              <w:kern w:val="24"/>
                              <w:sz w:val="20"/>
                              <w:szCs w:val="20"/>
                            </w:rPr>
                            <w:t>Balance)</w:t>
                          </w:r>
                        </w:p>
                      </w:txbxContent>
                    </v:textbox>
                  </v:shape>
                  <v:rect id="Rectangle 82" o:spid="_x0000_s1064" style="position:absolute;left:38100;top:9906;width:761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bYMQA&#10;AADbAAAADwAAAGRycy9kb3ducmV2LnhtbESPQWsCMRSE7wX/Q3hCbzXbloqsRqlCpcdqpejtsXlu&#10;FjcvYZN11/56Iwgeh5n5hpkteluLMzWhcqzgdZSBIC6crrhUsPv9epmACBFZY+2YFFwowGI+eJph&#10;rl3HGzpvYykShEOOCkyMPpcyFIYshpHzxMk7usZiTLIppW6wS3Bby7csG0uLFacFg55WhorTtrUK&#10;/Hr3cziape/Gl7+PdV+2+/+qVep52H9OQUTq4yN8b39rBZN3uH1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G2DEAAAA2wAAAA8AAAAAAAAAAAAAAAAAmAIAAGRycy9k&#10;b3ducmV2LnhtbFBLBQYAAAAABAAEAPUAAACJAwAAAAA=&#10;" fillcolor="#4f81bd [3204]" stroked="f" strokeweight="2pt">
                    <v:textbo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In-stream</w:t>
                          </w:r>
                          <w:r>
                            <w:rPr>
                              <w:rFonts w:asciiTheme="minorHAnsi" w:hAnsi="Calibri" w:cstheme="minorBidi"/>
                              <w:color w:val="FFFFFF" w:themeColor="light1"/>
                              <w:kern w:val="24"/>
                              <w:sz w:val="20"/>
                              <w:szCs w:val="20"/>
                            </w:rPr>
                            <w:t xml:space="preserve"> </w:t>
                          </w:r>
                          <w:r>
                            <w:rPr>
                              <w:rFonts w:asciiTheme="minorHAnsi" w:hAnsi="Calibri" w:cstheme="minorBidi"/>
                              <w:b/>
                              <w:bCs/>
                              <w:color w:val="FFFFFF" w:themeColor="light1"/>
                              <w:kern w:val="24"/>
                              <w:sz w:val="20"/>
                              <w:szCs w:val="20"/>
                            </w:rPr>
                            <w:t>Processes</w:t>
                          </w:r>
                        </w:p>
                      </w:txbxContent>
                    </v:textbox>
                  </v:rect>
                  <v:shape id="Straight Arrow Connector 84" o:spid="_x0000_s1065" type="#_x0000_t32" style="position:absolute;left:36004;top:12192;width:21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SywcQAAADbAAAADwAAAGRycy9kb3ducmV2LnhtbESP3WoCMRSE74W+QzhC7zRrof6sRin9&#10;AS8K4uoDHDbHZDU5WTapu337plDo5TAz3zCb3eCduFMXm8AKZtMCBHEddMNGwfn0MVmCiAlZowtM&#10;Cr4pwm77MNpgqUPPR7pXyYgM4ViiAptSW0oZa0se4zS0xNm7hM5jyrIzUnfYZ7h38qko5tJjw3nB&#10;Ykuvlupb9eUVXA+L1fn2ZmYX81m4Y+X6k33vlXocDy9rEImG9B/+a++1guUz/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RLLBxAAAANsAAAAPAAAAAAAAAAAA&#10;AAAAAKECAABkcnMvZG93bnJldi54bWxQSwUGAAAAAAQABAD5AAAAkgMAAAAA&#10;" strokecolor="black [3213]" strokeweight="1.5pt">
                    <v:stroke endarrow="open"/>
                  </v:shape>
                  <v:shape id="TextBox 87" o:spid="_x0000_s1066" type="#_x0000_t202" style="position:absolute;left:26667;top:14478;width:19805;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b4A&#10;AADbAAAADwAAAGRycy9kb3ducmV2LnhtbERPS4vCMBC+L/gfwgje1lTBRapRxAd42Mu69T40Y1Ns&#10;JqUZbf335rCwx4/vvd4OvlFP6mId2MBsmoEiLoOtuTJQ/J4+l6CiIFtsApOBF0XYbkYfa8xt6PmH&#10;nhepVArhmKMBJ9LmWsfSkcc4DS1x4m6h8ygJdpW2HfYp3Dd6nmVf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rm+AAAA2wAAAA8AAAAAAAAAAAAAAAAAmAIAAGRycy9kb3ducmV2&#10;LnhtbFBLBQYAAAAABAAEAPUAAACDAwAAAAA=&#10;" filled="f" stroked="f">
                    <v:textbox style="mso-fit-shape-to-text:t">
                      <w:txbxContent>
                        <w:p w:rsidR="001178E2" w:rsidRDefault="001178E2" w:rsidP="006D0C3D">
                          <w:pPr>
                            <w:pStyle w:val="NormalWeb"/>
                            <w:spacing w:before="0" w:beforeAutospacing="0" w:after="0" w:afterAutospacing="0"/>
                          </w:pPr>
                          <w:r>
                            <w:rPr>
                              <w:rFonts w:asciiTheme="minorHAnsi" w:hAnsi="Calibri" w:cstheme="minorBidi"/>
                              <w:b/>
                              <w:bCs/>
                              <w:color w:val="000000" w:themeColor="text1"/>
                              <w:kern w:val="24"/>
                              <w:sz w:val="20"/>
                              <w:szCs w:val="20"/>
                            </w:rPr>
                            <w:t>Sub-basin/reach scale</w:t>
                          </w:r>
                        </w:p>
                        <w:p w:rsidR="001178E2" w:rsidRDefault="001178E2" w:rsidP="006D0C3D">
                          <w:pPr>
                            <w:pStyle w:val="NormalWeb"/>
                            <w:spacing w:before="0" w:beforeAutospacing="0" w:after="0" w:afterAutospacing="0"/>
                          </w:pPr>
                          <w:r>
                            <w:rPr>
                              <w:rFonts w:asciiTheme="minorHAnsi" w:hAnsi="Calibri" w:cstheme="minorBidi"/>
                              <w:color w:val="000000" w:themeColor="text1"/>
                              <w:kern w:val="24"/>
                              <w:sz w:val="20"/>
                              <w:szCs w:val="20"/>
                            </w:rPr>
                            <w:t>Adds terrestrial yields, sub-surface contributions, and inputs from upstream reaches to current reach, and computes in-stream processes for current reach.</w:t>
                          </w:r>
                        </w:p>
                      </w:txbxContent>
                    </v:textbox>
                  </v:shape>
                  <v:rect id="Rectangle 96" o:spid="_x0000_s1067" style="position:absolute;left:48573;top:9906;width:858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LvsQA&#10;AADbAAAADwAAAGRycy9kb3ducmV2LnhtbESPQWsCMRSE7wX/Q3iCt5q1oLWrUayg9NiqlPb22Dw3&#10;i5uXsMm6a399Uyh4HGbmG2a57m0trtSEyrGCyTgDQVw4XXGp4HTcPc5BhIissXZMCm4UYL0aPCwx&#10;167jD7oeYikShEOOCkyMPpcyFIYshrHzxMk7u8ZiTLIppW6wS3Bby6csm0mLFacFg562horLobUK&#10;/P70/n02r76b3T6n+75sv36qVqnRsN8sQETq4z38337TCl6e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ji77EAAAA2wAAAA8AAAAAAAAAAAAAAAAAmAIAAGRycy9k&#10;b3ducmV2LnhtbFBLBQYAAAAABAAEAPUAAACJAwAAAAA=&#10;" fillcolor="#4f81bd [3204]" stroked="f" strokeweight="2pt">
                    <v:textbox>
                      <w:txbxContent>
                        <w:p w:rsidR="001178E2" w:rsidRDefault="001178E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Watershed</w:t>
                          </w:r>
                        </w:p>
                      </w:txbxContent>
                    </v:textbox>
                  </v:rect>
                  <v:shape id="Straight Arrow Connector 98" o:spid="_x0000_s1068" type="#_x0000_t32" style="position:absolute;left:45720;top:12192;width:28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AuGcQAAADbAAAADwAAAGRycy9kb3ducmV2LnhtbESP3WoCMRSE7wXfIRyhd5q1F213NYr0&#10;B3pREFcf4LA5JqvJybJJ3e3bNwWhl8PMfMOst6N34kZ9bAMrWC4KEMRN0C0bBafjx/wFREzIGl1g&#10;UvBDEbab6WSNlQ4DH+hWJyMyhGOFCmxKXSVlbCx5jIvQEWfvHHqPKcveSN3jkOHeyceieJIeW84L&#10;Fjt6tdRc62+v4LJ/Lk/XN7M8m6/CHWo3HO37oNTDbNytQCQa03/43v7UCsoS/r7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C4ZxAAAANsAAAAPAAAAAAAAAAAA&#10;AAAAAKECAABkcnMvZG93bnJldi54bWxQSwUGAAAAAAQABAD5AAAAkgMAAAAA&#10;" strokecolor="black [3213]" strokeweight="1.5pt">
                    <v:stroke endarrow="open"/>
                  </v:shape>
                  <v:shape id="TextBox 104" o:spid="_x0000_s1069" type="#_x0000_t202" style="position:absolute;left:47236;top:14478;width:10987;height:8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EbcIA&#10;AADcAAAADwAAAGRycy9kb3ducmV2LnhtbERP3WrCMBS+F/YO4Qx2p4kyRWtTGW4D7+bfAxyas6Zr&#10;c1KaTDuffhkMvDsf3+/JN4NrxYX6UHvWMJ0oEMSlNzVXGs6n9/ESRIjIBlvPpOGHAmyKh1GOmfFX&#10;PtDlGCuRQjhkqMHG2GVShtKSwzDxHXHiPn3vMCbYV9L0eE3hrpUzpRbSYc2pwWJHW0tlc/x2GpbK&#10;fTTNarYP7vk2ndvtq3/rvrR+ehxe1iAiDfEu/nfvTJqv5vD3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URtwgAAANwAAAAPAAAAAAAAAAAAAAAAAJgCAABkcnMvZG93&#10;bnJldi54bWxQSwUGAAAAAAQABAD1AAAAhwMAAAAA&#10;" filled="f" stroked="f">
                    <v:textbox style="mso-fit-shape-to-text:t">
                      <w:txbxContent>
                        <w:p w:rsidR="001178E2" w:rsidRDefault="001178E2" w:rsidP="006D0C3D">
                          <w:pPr>
                            <w:pStyle w:val="NormalWeb"/>
                            <w:spacing w:before="0" w:beforeAutospacing="0" w:after="0" w:afterAutospacing="0"/>
                          </w:pPr>
                          <w:r>
                            <w:rPr>
                              <w:rFonts w:asciiTheme="minorHAnsi" w:hAnsi="Calibri" w:cstheme="minorBidi"/>
                              <w:b/>
                              <w:bCs/>
                              <w:color w:val="FFFFFF" w:themeColor="background1"/>
                              <w:kern w:val="24"/>
                              <w:sz w:val="20"/>
                              <w:szCs w:val="20"/>
                            </w:rPr>
                            <w:t>Outputs</w:t>
                          </w:r>
                        </w:p>
                        <w:p w:rsidR="001178E2" w:rsidRPr="00186C59" w:rsidRDefault="001178E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Flow</w:t>
                          </w:r>
                        </w:p>
                        <w:p w:rsidR="001178E2" w:rsidRPr="00186C59" w:rsidRDefault="001178E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Sediment</w:t>
                          </w:r>
                        </w:p>
                        <w:p w:rsidR="001178E2" w:rsidRPr="00186C59" w:rsidRDefault="001178E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Nitrogen</w:t>
                          </w:r>
                        </w:p>
                        <w:p w:rsidR="001178E2" w:rsidRPr="00186C59" w:rsidRDefault="001178E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Phosphorus</w:t>
                          </w:r>
                        </w:p>
                      </w:txbxContent>
                    </v:textbox>
                  </v:shape>
                  <v:line id="Straight Connector 143" o:spid="_x0000_s1070" style="position:absolute;visibility:visible;mso-wrap-style:square" from="9713,16002" to="11812,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Ao8EAAADcAAAADwAAAGRycy9kb3ducmV2LnhtbERPTWvCQBC9F/wPywi91U1FpKSuIRXU&#10;Xhv10NuQHbPB7GzY3Zj033cLQm/zeJ+zKSbbiTv50DpW8LrIQBDXTrfcKDif9i9vIEJE1tg5JgU/&#10;FKDYzp42mGs38hfdq9iIFMIhRwUmxj6XMtSGLIaF64kTd3XeYkzQN1J7HFO47eQyy9bSYsupwWBP&#10;O0P1rRqsgu/hI/rjSZZjNe0OZrnv6sFdlHqeT+U7iEhT/Bc/3J86zV+t4O+ZdIH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CjwQAAANwAAAAPAAAAAAAAAAAAAAAA&#10;AKECAABkcnMvZG93bnJldi54bWxQSwUGAAAAAAQABAD5AAAAjwMAAAAA&#10;" strokecolor="black [3213]" strokeweight="1.5pt"/>
                  <w10:anchorlock/>
                </v:group>
              </w:pict>
            </mc:Fallback>
          </mc:AlternateContent>
        </w:r>
      </w:del>
    </w:p>
    <w:p w:rsidR="000C0D7D" w:rsidRPr="00357F67" w:rsidRDefault="006D0C3D"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 xml:space="preserve">  </w:t>
      </w:r>
      <w:r w:rsidRPr="00357F67">
        <w:rPr>
          <w:rFonts w:ascii="Times New Roman" w:hAnsi="Times New Roman" w:cs="Times New Roman"/>
          <w:b/>
          <w:sz w:val="24"/>
          <w:szCs w:val="24"/>
        </w:rPr>
        <w:t>Figure 3</w:t>
      </w:r>
      <w:r w:rsidRPr="00357F67">
        <w:rPr>
          <w:rFonts w:ascii="Times New Roman" w:hAnsi="Times New Roman" w:cs="Times New Roman"/>
          <w:sz w:val="24"/>
          <w:szCs w:val="24"/>
        </w:rPr>
        <w:t>:  Conceptual diagram of SWAT.</w:t>
      </w:r>
    </w:p>
    <w:p w:rsidR="006D0C3D" w:rsidRPr="00357F67" w:rsidRDefault="006D0C3D" w:rsidP="008A6D73">
      <w:pPr>
        <w:spacing w:line="240" w:lineRule="auto"/>
        <w:rPr>
          <w:rFonts w:ascii="Times New Roman" w:hAnsi="Times New Roman" w:cs="Times New Roman"/>
          <w:sz w:val="24"/>
          <w:szCs w:val="24"/>
        </w:rPr>
      </w:pPr>
    </w:p>
    <w:p w:rsidR="006D0C3D"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SWAT uses the Modified Universal Soil Loss Equation (MUSLE, Williams, 1975) to model sediment transport across the landscape.  The MUSLE uses </w:t>
      </w:r>
      <w:r w:rsidR="00E9002B" w:rsidRPr="00357F67">
        <w:rPr>
          <w:rFonts w:ascii="Times New Roman" w:hAnsi="Times New Roman" w:cs="Times New Roman"/>
          <w:sz w:val="24"/>
          <w:szCs w:val="24"/>
        </w:rPr>
        <w:t xml:space="preserve">surface </w:t>
      </w:r>
      <w:r w:rsidRPr="00357F67">
        <w:rPr>
          <w:rFonts w:ascii="Times New Roman" w:hAnsi="Times New Roman" w:cs="Times New Roman"/>
          <w:sz w:val="24"/>
          <w:szCs w:val="24"/>
        </w:rPr>
        <w:t>runoff instead of precipitation as a measure of erosive energy.  Since the majority of field level studies have been done using the USLE, SWAT also provides USLE output for comparison purposes.  The nitrogen mass balance is budgeted into five pools, and two main categories: Mineral N and Organic N.  Mineral N consists of the ammonia and nitrate pools, while organic N consists of the fresh organic N (biomass) and active and stable organic N pools.  The Phosphorus mass balance is budgeted into six pools split between mineral and organic P.  Mineral P consists of the stable, active, and solution pools, while organic P consists of the stable, active, and fresh (biomass) pools</w:t>
      </w:r>
      <w:r w:rsidR="005D57F9" w:rsidRPr="00357F67">
        <w:rPr>
          <w:rFonts w:ascii="Times New Roman" w:hAnsi="Times New Roman" w:cs="Times New Roman"/>
          <w:sz w:val="24"/>
          <w:szCs w:val="24"/>
        </w:rPr>
        <w:t xml:space="preserve"> (Neitsch 2011)</w:t>
      </w:r>
      <w:r w:rsidRPr="00357F67">
        <w:rPr>
          <w:rFonts w:ascii="Times New Roman" w:hAnsi="Times New Roman" w:cs="Times New Roman"/>
          <w:sz w:val="24"/>
          <w:szCs w:val="24"/>
        </w:rPr>
        <w:t xml:space="preserve">.  </w:t>
      </w:r>
    </w:p>
    <w:p w:rsidR="004559AB" w:rsidRPr="00357F67" w:rsidRDefault="004559AB" w:rsidP="008A6D73">
      <w:pPr>
        <w:spacing w:line="240" w:lineRule="auto"/>
        <w:jc w:val="center"/>
        <w:rPr>
          <w:rFonts w:ascii="Times New Roman" w:hAnsi="Times New Roman" w:cs="Times New Roman"/>
          <w:sz w:val="24"/>
          <w:szCs w:val="24"/>
        </w:rPr>
      </w:pPr>
    </w:p>
    <w:p w:rsidR="00FB147F"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FB147F" w:rsidRPr="00357F67">
        <w:rPr>
          <w:rFonts w:ascii="Times New Roman" w:hAnsi="Times New Roman" w:cs="Times New Roman"/>
          <w:sz w:val="24"/>
          <w:szCs w:val="24"/>
        </w:rPr>
        <w:t>There are several options for m</w:t>
      </w:r>
      <w:r w:rsidRPr="00357F67">
        <w:rPr>
          <w:rFonts w:ascii="Times New Roman" w:hAnsi="Times New Roman" w:cs="Times New Roman"/>
          <w:sz w:val="24"/>
          <w:szCs w:val="24"/>
        </w:rPr>
        <w:t>odeling in-stream sediment</w:t>
      </w:r>
      <w:r w:rsidR="00FB147F" w:rsidRPr="00357F67">
        <w:rPr>
          <w:rFonts w:ascii="Times New Roman" w:hAnsi="Times New Roman" w:cs="Times New Roman"/>
          <w:sz w:val="24"/>
          <w:szCs w:val="24"/>
        </w:rPr>
        <w:t xml:space="preserve"> processes.</w:t>
      </w:r>
      <w:r w:rsidRPr="00357F67">
        <w:rPr>
          <w:rFonts w:ascii="Times New Roman" w:hAnsi="Times New Roman" w:cs="Times New Roman"/>
          <w:sz w:val="24"/>
          <w:szCs w:val="24"/>
        </w:rPr>
        <w:t xml:space="preserve"> Channel sediment deposition and re-entrainment are modeled using one of four equations.  The Simplified Bangold equation is the default, but does not pool sediment by particle size.  Three other options are available to do so.  We chose the Simplified Bangold equation since the two basins have relatively homogenous sediments.   </w:t>
      </w:r>
    </w:p>
    <w:p w:rsidR="004559AB" w:rsidRPr="00357F67" w:rsidRDefault="00FB147F"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In-stream nutrient processes are optional, but </w:t>
      </w:r>
      <w:r w:rsidR="00091FC2" w:rsidRPr="00357F67">
        <w:rPr>
          <w:rFonts w:ascii="Times New Roman" w:hAnsi="Times New Roman" w:cs="Times New Roman"/>
          <w:sz w:val="24"/>
          <w:szCs w:val="24"/>
        </w:rPr>
        <w:t xml:space="preserve">are sometimes necessary </w:t>
      </w:r>
      <w:r w:rsidRPr="00357F67">
        <w:rPr>
          <w:rFonts w:ascii="Times New Roman" w:hAnsi="Times New Roman" w:cs="Times New Roman"/>
          <w:sz w:val="24"/>
          <w:szCs w:val="24"/>
        </w:rPr>
        <w:t xml:space="preserve">for accurate results.  </w:t>
      </w:r>
      <w:r w:rsidR="00274A2C" w:rsidRPr="00357F67">
        <w:rPr>
          <w:rFonts w:ascii="Times New Roman" w:hAnsi="Times New Roman" w:cs="Times New Roman"/>
          <w:sz w:val="24"/>
          <w:szCs w:val="24"/>
        </w:rPr>
        <w:t>SWAT uses algorithms from t</w:t>
      </w:r>
      <w:r w:rsidR="004559AB" w:rsidRPr="00357F67">
        <w:rPr>
          <w:rFonts w:ascii="Times New Roman" w:hAnsi="Times New Roman" w:cs="Times New Roman"/>
          <w:sz w:val="24"/>
          <w:szCs w:val="24"/>
        </w:rPr>
        <w:t xml:space="preserve">he QUAL2E </w:t>
      </w:r>
      <w:r w:rsidR="00274A2C" w:rsidRPr="00357F67">
        <w:rPr>
          <w:rFonts w:ascii="Times New Roman" w:hAnsi="Times New Roman" w:cs="Times New Roman"/>
          <w:sz w:val="24"/>
          <w:szCs w:val="24"/>
        </w:rPr>
        <w:t xml:space="preserve">model to simulate nutrient transport between the stream </w:t>
      </w:r>
      <w:r w:rsidR="004559AB" w:rsidRPr="00357F67">
        <w:rPr>
          <w:rFonts w:ascii="Times New Roman" w:hAnsi="Times New Roman" w:cs="Times New Roman"/>
          <w:sz w:val="24"/>
          <w:szCs w:val="24"/>
        </w:rPr>
        <w:t xml:space="preserve">(Brown and Barnwell, 1987). </w:t>
      </w:r>
    </w:p>
    <w:p w:rsidR="004559AB" w:rsidRPr="00357F67" w:rsidRDefault="004559AB" w:rsidP="008A6D73">
      <w:pPr>
        <w:spacing w:line="240" w:lineRule="auto"/>
        <w:rPr>
          <w:rFonts w:ascii="Times New Roman" w:hAnsi="Times New Roman" w:cs="Times New Roman"/>
          <w:b/>
          <w:sz w:val="24"/>
          <w:szCs w:val="24"/>
        </w:rPr>
      </w:pPr>
    </w:p>
    <w:p w:rsidR="004559AB" w:rsidRPr="00357F67" w:rsidDel="00DD2EBF" w:rsidRDefault="004559AB" w:rsidP="008A6D73">
      <w:pPr>
        <w:pStyle w:val="Heading3"/>
        <w:rPr>
          <w:rFonts w:ascii="Times New Roman" w:hAnsi="Times New Roman" w:cs="Times New Roman"/>
          <w:sz w:val="24"/>
          <w:szCs w:val="24"/>
        </w:rPr>
      </w:pPr>
      <w:moveFromRangeStart w:id="229" w:author="changh" w:date="2014-01-05T07:07:00Z" w:name="move376669006"/>
      <w:moveFrom w:id="230" w:author="changh" w:date="2014-01-05T07:07:00Z">
        <w:r w:rsidRPr="00357F67" w:rsidDel="00DD2EBF">
          <w:rPr>
            <w:rFonts w:ascii="Times New Roman" w:hAnsi="Times New Roman" w:cs="Times New Roman"/>
            <w:sz w:val="24"/>
            <w:szCs w:val="24"/>
          </w:rPr>
          <w:t>3.2.2 Calibration Metrics</w:t>
        </w:r>
      </w:moveFrom>
    </w:p>
    <w:p w:rsidR="004559AB" w:rsidRPr="00357F67" w:rsidDel="00DD2EBF" w:rsidRDefault="004559AB" w:rsidP="008A6D73">
      <w:pPr>
        <w:spacing w:line="240" w:lineRule="auto"/>
        <w:rPr>
          <w:rFonts w:ascii="Times New Roman" w:hAnsi="Times New Roman" w:cs="Times New Roman"/>
          <w:sz w:val="24"/>
          <w:szCs w:val="24"/>
        </w:rPr>
      </w:pPr>
    </w:p>
    <w:p w:rsidR="004559AB" w:rsidRPr="00357F67" w:rsidDel="00DD2EBF" w:rsidRDefault="004559AB" w:rsidP="008A6D73">
      <w:pPr>
        <w:spacing w:line="240" w:lineRule="auto"/>
        <w:rPr>
          <w:rFonts w:ascii="Times New Roman" w:hAnsi="Times New Roman" w:cs="Times New Roman"/>
          <w:sz w:val="24"/>
          <w:szCs w:val="24"/>
        </w:rPr>
      </w:pPr>
      <w:moveFrom w:id="231" w:author="changh" w:date="2014-01-05T07:07:00Z">
        <w:r w:rsidRPr="00357F67" w:rsidDel="00DD2EBF">
          <w:rPr>
            <w:rFonts w:ascii="Times New Roman" w:hAnsi="Times New Roman" w:cs="Times New Roman"/>
            <w:sz w:val="24"/>
            <w:szCs w:val="24"/>
          </w:rPr>
          <w:tab/>
          <w:t xml:space="preserve">The efficacy of a watershed model is measured by how closely the model’s simulated output compares to measured observed flow data.  Among the many metrics, we used the three suggested by Moriasi (2007):  Nashe-Sutcliffe Efficiency (NSE), percent bias (PBIAS), and the RMSE-observations standard deviation (RSR).  </w:t>
        </w:r>
      </w:moveFrom>
    </w:p>
    <w:p w:rsidR="004559AB" w:rsidRPr="00357F67" w:rsidDel="00DD2EBF" w:rsidRDefault="004559AB" w:rsidP="008A6D73">
      <w:pPr>
        <w:spacing w:line="240" w:lineRule="auto"/>
        <w:ind w:firstLine="720"/>
        <w:rPr>
          <w:rFonts w:ascii="Times New Roman" w:hAnsi="Times New Roman" w:cs="Times New Roman"/>
          <w:sz w:val="24"/>
          <w:szCs w:val="24"/>
        </w:rPr>
      </w:pPr>
      <w:moveFrom w:id="232" w:author="changh" w:date="2014-01-05T07:07:00Z">
        <w:r w:rsidRPr="00357F67" w:rsidDel="00DD2EBF">
          <w:rPr>
            <w:rFonts w:ascii="Times New Roman" w:hAnsi="Times New Roman" w:cs="Times New Roman"/>
            <w:sz w:val="24"/>
            <w:szCs w:val="24"/>
          </w:rPr>
          <w:t>The NSE is calculated as follows:</w:t>
        </w:r>
      </w:moveFrom>
    </w:p>
    <w:p w:rsidR="004559AB" w:rsidRPr="00357F67" w:rsidDel="00DD2EBF" w:rsidRDefault="004559AB" w:rsidP="008A6D73">
      <w:pPr>
        <w:spacing w:line="240" w:lineRule="auto"/>
        <w:ind w:firstLine="720"/>
        <w:rPr>
          <w:rFonts w:ascii="Times New Roman" w:hAnsi="Times New Roman" w:cs="Times New Roman"/>
          <w:sz w:val="24"/>
          <w:szCs w:val="24"/>
        </w:rPr>
      </w:pPr>
    </w:p>
    <w:p w:rsidR="004559AB" w:rsidRPr="00357F67" w:rsidDel="00DD2EBF" w:rsidRDefault="004559AB" w:rsidP="008A6D73">
      <w:pPr>
        <w:spacing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NSE=1-</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mean</m:t>
                          </m:r>
                        </m:sup>
                      </m:sSup>
                      <m:r>
                        <w:rPr>
                          <w:rFonts w:ascii="Cambria Math" w:hAnsi="Cambria Math" w:cs="Times New Roman"/>
                          <w:sz w:val="24"/>
                          <w:szCs w:val="24"/>
                        </w:rPr>
                        <m:t>)</m:t>
                      </m:r>
                    </m:e>
                    <m:sup>
                      <m:r>
                        <w:rPr>
                          <w:rFonts w:ascii="Cambria Math" w:hAnsi="Cambria Math" w:cs="Times New Roman"/>
                          <w:sz w:val="24"/>
                          <w:szCs w:val="24"/>
                        </w:rPr>
                        <m:t>2</m:t>
                      </m:r>
                    </m:sup>
                  </m:sSup>
                </m:e>
              </m:nary>
            </m:den>
          </m:f>
        </m:oMath>
      </m:oMathPara>
    </w:p>
    <w:p w:rsidR="004559AB" w:rsidRPr="00357F67" w:rsidDel="00DD2EBF" w:rsidRDefault="004559AB" w:rsidP="008A6D73">
      <w:pPr>
        <w:spacing w:line="240" w:lineRule="auto"/>
        <w:rPr>
          <w:rFonts w:ascii="Times New Roman" w:hAnsi="Times New Roman" w:cs="Times New Roman"/>
          <w:sz w:val="24"/>
          <w:szCs w:val="24"/>
        </w:rPr>
      </w:pPr>
    </w:p>
    <w:p w:rsidR="004559AB" w:rsidRPr="00357F67" w:rsidDel="00DD2EBF" w:rsidRDefault="004559AB" w:rsidP="008A6D73">
      <w:pPr>
        <w:spacing w:line="240" w:lineRule="auto"/>
        <w:rPr>
          <w:rFonts w:ascii="Times New Roman" w:eastAsiaTheme="minorEastAsia" w:hAnsi="Times New Roman" w:cs="Times New Roman"/>
          <w:sz w:val="24"/>
          <w:szCs w:val="24"/>
        </w:rPr>
      </w:pPr>
      <w:moveFrom w:id="233" w:author="changh" w:date="2014-01-05T07:07:00Z">
        <w:r w:rsidRPr="00357F67" w:rsidDel="00DD2EBF">
          <w:rPr>
            <w:rFonts w:ascii="Times New Roman" w:hAnsi="Times New Roman" w:cs="Times New Roman"/>
            <w:sz w:val="24"/>
            <w:szCs w:val="24"/>
          </w:rPr>
          <w:t xml:space="preserve">where </w:t>
        </w:r>
        <m:oMath>
          <m:r>
            <w:rPr>
              <w:rFonts w:ascii="Cambria Math" w:hAnsi="Cambria Math" w:cs="Times New Roman"/>
              <w:sz w:val="24"/>
              <w:szCs w:val="24"/>
            </w:rPr>
            <m:t>n</m:t>
          </m:r>
        </m:oMath>
        <w:r w:rsidRPr="00357F67" w:rsidDel="00DD2EBF">
          <w:rPr>
            <w:rFonts w:ascii="Times New Roman" w:hAnsi="Times New Roman" w:cs="Times New Roman"/>
            <w:sz w:val="24"/>
            <w:szCs w:val="24"/>
          </w:rPr>
          <w:t xml:space="preserve"> represents the number of observations,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oMath>
        <w:r w:rsidRPr="00357F67" w:rsidDel="00DD2EBF">
          <w:rPr>
            <w:rFonts w:ascii="Times New Roman" w:eastAsiaTheme="minorEastAsia" w:hAnsi="Times New Roman" w:cs="Times New Roman"/>
            <w:sz w:val="24"/>
            <w:szCs w:val="24"/>
          </w:rPr>
          <w:t xml:space="preserve"> is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357F67" w:rsidDel="00DD2EBF">
          <w:rPr>
            <w:rFonts w:ascii="Times New Roman" w:eastAsiaTheme="minorEastAsia" w:hAnsi="Times New Roman" w:cs="Times New Roman"/>
            <w:sz w:val="24"/>
            <w:szCs w:val="24"/>
          </w:rPr>
          <w:t xml:space="preserve"> observed data point,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oMath>
        <w:r w:rsidRPr="00357F67" w:rsidDel="00DD2EBF">
          <w:rPr>
            <w:rFonts w:ascii="Times New Roman" w:eastAsiaTheme="minorEastAsia" w:hAnsi="Times New Roman" w:cs="Times New Roman"/>
            <w:sz w:val="24"/>
            <w:szCs w:val="24"/>
          </w:rPr>
          <w:t xml:space="preserve"> is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357F67" w:rsidDel="00DD2EBF">
          <w:rPr>
            <w:rFonts w:ascii="Times New Roman" w:eastAsiaTheme="minorEastAsia" w:hAnsi="Times New Roman" w:cs="Times New Roman"/>
            <w:sz w:val="24"/>
            <w:szCs w:val="24"/>
          </w:rPr>
          <w:t xml:space="preserve"> simulated data point, and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mean</m:t>
              </m:r>
            </m:sup>
          </m:sSup>
        </m:oMath>
        <w:r w:rsidRPr="00357F67" w:rsidDel="00DD2EBF">
          <w:rPr>
            <w:rFonts w:ascii="Times New Roman" w:eastAsiaTheme="minorEastAsia" w:hAnsi="Times New Roman" w:cs="Times New Roman"/>
            <w:sz w:val="24"/>
            <w:szCs w:val="24"/>
          </w:rPr>
          <w:t xml:space="preserve"> is the mean of all the observed data points.  If the model perfectly fits the observed data, </w:t>
        </w:r>
        <m:oMath>
          <m:r>
            <w:rPr>
              <w:rFonts w:ascii="Cambria Math" w:hAnsi="Cambria Math" w:cs="Times New Roman"/>
              <w:sz w:val="24"/>
              <w:szCs w:val="24"/>
            </w:rPr>
            <m:t>NSE=1</m:t>
          </m:r>
        </m:oMath>
        <w:r w:rsidRPr="00357F67" w:rsidDel="00DD2EBF">
          <w:rPr>
            <w:rFonts w:ascii="Times New Roman" w:eastAsiaTheme="minorEastAsia" w:hAnsi="Times New Roman" w:cs="Times New Roman"/>
            <w:sz w:val="24"/>
            <w:szCs w:val="24"/>
          </w:rPr>
          <w:t xml:space="preserve">.  If the model is just as good as taking the mean of the observed data, </w:t>
        </w:r>
        <m:oMath>
          <m:r>
            <w:rPr>
              <w:rFonts w:ascii="Cambria Math" w:hAnsi="Cambria Math" w:cs="Times New Roman"/>
              <w:sz w:val="24"/>
              <w:szCs w:val="24"/>
            </w:rPr>
            <m:t>NSE=0</m:t>
          </m:r>
        </m:oMath>
        <w:r w:rsidRPr="00357F67" w:rsidDel="00DD2EBF">
          <w:rPr>
            <w:rFonts w:ascii="Times New Roman" w:eastAsiaTheme="minorEastAsia" w:hAnsi="Times New Roman" w:cs="Times New Roman"/>
            <w:sz w:val="24"/>
            <w:szCs w:val="24"/>
          </w:rPr>
          <w:t xml:space="preserve">.  If </w:t>
        </w:r>
        <m:oMath>
          <m:r>
            <w:rPr>
              <w:rFonts w:ascii="Cambria Math" w:hAnsi="Cambria Math" w:cs="Times New Roman"/>
              <w:sz w:val="24"/>
              <w:szCs w:val="24"/>
            </w:rPr>
            <m:t>NSE&lt;0</m:t>
          </m:r>
        </m:oMath>
        <w:r w:rsidRPr="00357F67" w:rsidDel="00DD2EBF">
          <w:rPr>
            <w:rFonts w:ascii="Times New Roman" w:eastAsiaTheme="minorEastAsia" w:hAnsi="Times New Roman" w:cs="Times New Roman"/>
            <w:sz w:val="24"/>
            <w:szCs w:val="24"/>
          </w:rPr>
          <w:t>, you are better off using the mean of the observed data.</w:t>
        </w:r>
      </w:moveFrom>
    </w:p>
    <w:p w:rsidR="004559AB" w:rsidRPr="00357F67" w:rsidDel="00DD2EBF" w:rsidRDefault="004559AB" w:rsidP="008A6D73">
      <w:pPr>
        <w:spacing w:line="240" w:lineRule="auto"/>
        <w:rPr>
          <w:rFonts w:ascii="Times New Roman" w:eastAsiaTheme="minorEastAsia" w:hAnsi="Times New Roman" w:cs="Times New Roman"/>
          <w:sz w:val="24"/>
          <w:szCs w:val="24"/>
        </w:rPr>
      </w:pPr>
      <w:moveFrom w:id="234" w:author="changh" w:date="2014-01-05T07:07:00Z">
        <w:r w:rsidRPr="00357F67" w:rsidDel="00DD2EBF">
          <w:rPr>
            <w:rFonts w:ascii="Times New Roman" w:eastAsiaTheme="minorEastAsia" w:hAnsi="Times New Roman" w:cs="Times New Roman"/>
            <w:sz w:val="24"/>
            <w:szCs w:val="24"/>
          </w:rPr>
          <w:tab/>
          <w:t>PBIAS is a measure of the model’s t</w:t>
        </w:r>
        <w:r w:rsidR="00A00788" w:rsidRPr="00357F67" w:rsidDel="00DD2EBF">
          <w:rPr>
            <w:rFonts w:ascii="Times New Roman" w:eastAsiaTheme="minorEastAsia" w:hAnsi="Times New Roman" w:cs="Times New Roman"/>
            <w:sz w:val="24"/>
            <w:szCs w:val="24"/>
          </w:rPr>
          <w:t>endency to either over or under-</w:t>
        </w:r>
        <w:r w:rsidR="00F6713B" w:rsidRPr="00357F67" w:rsidDel="00DD2EBF">
          <w:rPr>
            <w:rFonts w:ascii="Times New Roman" w:eastAsiaTheme="minorEastAsia" w:hAnsi="Times New Roman" w:cs="Times New Roman"/>
            <w:sz w:val="24"/>
            <w:szCs w:val="24"/>
          </w:rPr>
          <w:t>predict</w:t>
        </w:r>
        <w:r w:rsidRPr="00357F67" w:rsidDel="00DD2EBF">
          <w:rPr>
            <w:rFonts w:ascii="Times New Roman" w:eastAsiaTheme="minorEastAsia" w:hAnsi="Times New Roman" w:cs="Times New Roman"/>
            <w:sz w:val="24"/>
            <w:szCs w:val="24"/>
          </w:rPr>
          <w:t>, and is calculated as follows:</w:t>
        </w:r>
      </w:moveFrom>
    </w:p>
    <w:p w:rsidR="004559AB" w:rsidRPr="00357F67" w:rsidDel="00DD2EBF" w:rsidRDefault="004559AB" w:rsidP="008A6D73">
      <w:pPr>
        <w:spacing w:line="240" w:lineRule="auto"/>
        <w:rPr>
          <w:rFonts w:ascii="Times New Roman" w:eastAsiaTheme="minorEastAsia" w:hAnsi="Times New Roman" w:cs="Times New Roman"/>
          <w:sz w:val="24"/>
          <w:szCs w:val="24"/>
        </w:rPr>
      </w:pPr>
    </w:p>
    <w:p w:rsidR="004559AB" w:rsidRPr="00357F67" w:rsidDel="00DD2EBF" w:rsidRDefault="004559AB" w:rsidP="008A6D73">
      <w:pPr>
        <w:spacing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PBIAS=</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e>
                  </m:d>
                  <m:r>
                    <w:rPr>
                      <w:rFonts w:ascii="Cambria Math" w:hAnsi="Cambria Math" w:cs="Times New Roman"/>
                      <w:sz w:val="24"/>
                      <w:szCs w:val="24"/>
                    </w:rPr>
                    <m:t>*100</m:t>
                  </m:r>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e>
              </m:nary>
            </m:den>
          </m:f>
        </m:oMath>
      </m:oMathPara>
    </w:p>
    <w:p w:rsidR="004559AB" w:rsidRPr="00357F67" w:rsidDel="00DD2EBF" w:rsidRDefault="004559AB" w:rsidP="008A6D73">
      <w:pPr>
        <w:spacing w:line="240" w:lineRule="auto"/>
        <w:rPr>
          <w:rFonts w:ascii="Times New Roman" w:eastAsiaTheme="minorEastAsia" w:hAnsi="Times New Roman" w:cs="Times New Roman"/>
          <w:sz w:val="24"/>
          <w:szCs w:val="24"/>
        </w:rPr>
      </w:pPr>
    </w:p>
    <w:p w:rsidR="004559AB" w:rsidRPr="00357F67" w:rsidDel="00DD2EBF" w:rsidRDefault="004559AB" w:rsidP="008A6D73">
      <w:pPr>
        <w:spacing w:line="240" w:lineRule="auto"/>
        <w:rPr>
          <w:rFonts w:ascii="Times New Roman" w:hAnsi="Times New Roman" w:cs="Times New Roman"/>
          <w:sz w:val="24"/>
          <w:szCs w:val="24"/>
        </w:rPr>
      </w:pPr>
      <w:moveFrom w:id="235" w:author="changh" w:date="2014-01-05T07:07:00Z">
        <w:r w:rsidRPr="00357F67" w:rsidDel="00DD2EBF">
          <w:rPr>
            <w:rFonts w:ascii="Times New Roman" w:hAnsi="Times New Roman" w:cs="Times New Roman"/>
            <w:sz w:val="24"/>
            <w:szCs w:val="24"/>
          </w:rPr>
          <w:t>If the model on average over predicts, PBIAS is greater than 0.  Under predictions result in negative PBIAS values.</w:t>
        </w:r>
      </w:moveFrom>
    </w:p>
    <w:p w:rsidR="004559AB" w:rsidRPr="00357F67" w:rsidDel="00DD2EBF" w:rsidRDefault="004559AB" w:rsidP="008A6D73">
      <w:pPr>
        <w:spacing w:line="240" w:lineRule="auto"/>
        <w:rPr>
          <w:rFonts w:ascii="Times New Roman" w:hAnsi="Times New Roman" w:cs="Times New Roman"/>
          <w:sz w:val="24"/>
          <w:szCs w:val="24"/>
        </w:rPr>
      </w:pPr>
      <w:moveFrom w:id="236" w:author="changh" w:date="2014-01-05T07:07:00Z">
        <w:r w:rsidRPr="00357F67" w:rsidDel="00DD2EBF">
          <w:rPr>
            <w:rFonts w:ascii="Times New Roman" w:hAnsi="Times New Roman" w:cs="Times New Roman"/>
            <w:sz w:val="24"/>
            <w:szCs w:val="24"/>
          </w:rPr>
          <w:tab/>
          <w:t>The third metric is designed to give a description of the model’s absolute error, and is calculated as follows:</w:t>
        </w:r>
      </w:moveFrom>
    </w:p>
    <w:p w:rsidR="004559AB" w:rsidRPr="00357F67" w:rsidDel="00DD2EBF" w:rsidRDefault="004559AB" w:rsidP="008A6D73">
      <w:pPr>
        <w:spacing w:line="240" w:lineRule="auto"/>
        <w:rPr>
          <w:rFonts w:ascii="Times New Roman" w:hAnsi="Times New Roman" w:cs="Times New Roman"/>
          <w:sz w:val="24"/>
          <w:szCs w:val="24"/>
        </w:rPr>
      </w:pPr>
    </w:p>
    <w:p w:rsidR="004559AB" w:rsidRPr="00357F67" w:rsidDel="00DD2EBF" w:rsidRDefault="004559AB" w:rsidP="008A6D73">
      <w:pPr>
        <w:spacing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RSR=</m:t>
          </m:r>
          <m:f>
            <m:fPr>
              <m:ctrlPr>
                <w:rPr>
                  <w:rFonts w:ascii="Cambria Math" w:hAnsi="Cambria Math" w:cs="Times New Roman"/>
                  <w:i/>
                  <w:sz w:val="24"/>
                  <w:szCs w:val="24"/>
                </w:rPr>
              </m:ctrlPr>
            </m:fPr>
            <m:num>
              <m:r>
                <w:rPr>
                  <w:rFonts w:ascii="Cambria Math" w:hAnsi="Cambria Math" w:cs="Times New Roman"/>
                  <w:sz w:val="24"/>
                  <w:szCs w:val="24"/>
                </w:rPr>
                <m:t>RMSE</m:t>
              </m:r>
            </m:num>
            <m:den>
              <m:sSub>
                <m:sSubPr>
                  <m:ctrlPr>
                    <w:rPr>
                      <w:rFonts w:ascii="Cambria Math" w:hAnsi="Cambria Math" w:cs="Times New Roman"/>
                      <w:i/>
                      <w:sz w:val="24"/>
                      <w:szCs w:val="24"/>
                    </w:rPr>
                  </m:ctrlPr>
                </m:sSubPr>
                <m:e>
                  <m:r>
                    <w:rPr>
                      <w:rFonts w:ascii="Cambria Math" w:hAnsi="Cambria Math" w:cs="Times New Roman"/>
                      <w:sz w:val="24"/>
                      <w:szCs w:val="24"/>
                    </w:rPr>
                    <m:t>STDEV</m:t>
                  </m:r>
                </m:e>
                <m:sub>
                  <m:r>
                    <w:rPr>
                      <w:rFonts w:ascii="Cambria Math" w:hAnsi="Cambria Math" w:cs="Times New Roman"/>
                      <w:sz w:val="24"/>
                      <w:szCs w:val="24"/>
                    </w:rPr>
                    <m:t>obs</m:t>
                  </m:r>
                </m:sub>
              </m:sSub>
            </m:den>
          </m:f>
          <m:r>
            <w:rPr>
              <w:rFonts w:ascii="Cambria Math" w:hAnsi="Cambria Math" w:cs="Times New Roman"/>
              <w:sz w:val="24"/>
              <w:szCs w:val="24"/>
            </w:rPr>
            <m:t>=</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r>
                            <w:rPr>
                              <w:rFonts w:ascii="Cambria Math" w:hAnsi="Cambria Math" w:cs="Times New Roman"/>
                              <w:sz w:val="24"/>
                              <w:szCs w:val="24"/>
                            </w:rPr>
                            <m:t>)</m:t>
                          </m:r>
                        </m:e>
                        <m:sup>
                          <m:r>
                            <w:rPr>
                              <w:rFonts w:ascii="Cambria Math" w:hAnsi="Cambria Math" w:cs="Times New Roman"/>
                              <w:sz w:val="24"/>
                              <w:szCs w:val="24"/>
                            </w:rPr>
                            <m:t>2</m:t>
                          </m:r>
                        </m:sup>
                      </m:sSup>
                    </m:e>
                  </m:nary>
                </m:e>
              </m:rad>
            </m:num>
            <m:den>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mean</m:t>
                              </m:r>
                            </m:sup>
                          </m:sSup>
                          <m:r>
                            <w:rPr>
                              <w:rFonts w:ascii="Cambria Math" w:hAnsi="Cambria Math" w:cs="Times New Roman"/>
                              <w:sz w:val="24"/>
                              <w:szCs w:val="24"/>
                            </w:rPr>
                            <m:t>)</m:t>
                          </m:r>
                        </m:e>
                        <m:sup>
                          <m:r>
                            <w:rPr>
                              <w:rFonts w:ascii="Cambria Math" w:hAnsi="Cambria Math" w:cs="Times New Roman"/>
                              <w:sz w:val="24"/>
                              <w:szCs w:val="24"/>
                            </w:rPr>
                            <m:t>2</m:t>
                          </m:r>
                        </m:sup>
                      </m:sSup>
                    </m:e>
                  </m:nary>
                </m:e>
              </m:rad>
            </m:den>
          </m:f>
        </m:oMath>
      </m:oMathPara>
    </w:p>
    <w:p w:rsidR="004559AB" w:rsidRPr="00357F67" w:rsidDel="00DD2EBF" w:rsidRDefault="004559AB" w:rsidP="008A6D73">
      <w:pPr>
        <w:spacing w:line="240" w:lineRule="auto"/>
        <w:rPr>
          <w:rFonts w:ascii="Times New Roman" w:hAnsi="Times New Roman" w:cs="Times New Roman"/>
          <w:sz w:val="24"/>
          <w:szCs w:val="24"/>
        </w:rPr>
      </w:pPr>
    </w:p>
    <w:p w:rsidR="004559AB" w:rsidRPr="00357F67" w:rsidDel="00DD2EBF" w:rsidRDefault="004559AB" w:rsidP="008A6D73">
      <w:pPr>
        <w:spacing w:line="240" w:lineRule="auto"/>
        <w:rPr>
          <w:rFonts w:ascii="Times New Roman" w:hAnsi="Times New Roman" w:cs="Times New Roman"/>
          <w:sz w:val="24"/>
          <w:szCs w:val="24"/>
        </w:rPr>
      </w:pPr>
      <w:moveFrom w:id="237" w:author="changh" w:date="2014-01-05T07:07:00Z">
        <w:r w:rsidRPr="00357F67" w:rsidDel="00DD2EBF">
          <w:rPr>
            <w:rFonts w:ascii="Times New Roman" w:hAnsi="Times New Roman" w:cs="Times New Roman"/>
            <w:sz w:val="24"/>
            <w:szCs w:val="24"/>
          </w:rPr>
          <w:t xml:space="preserve">It is suggested that </w:t>
        </w:r>
        <m:oMath>
          <m:r>
            <w:rPr>
              <w:rFonts w:ascii="Cambria Math" w:hAnsi="Cambria Math" w:cs="Times New Roman"/>
              <w:sz w:val="24"/>
              <w:szCs w:val="24"/>
            </w:rPr>
            <m:t>RSR≤0.7</m:t>
          </m:r>
        </m:oMath>
        <w:r w:rsidRPr="00357F67" w:rsidDel="00DD2EBF">
          <w:rPr>
            <w:rFonts w:ascii="Times New Roman" w:eastAsiaTheme="minorEastAsia" w:hAnsi="Times New Roman" w:cs="Times New Roman"/>
            <w:sz w:val="24"/>
            <w:szCs w:val="24"/>
          </w:rPr>
          <w:t>.</w:t>
        </w:r>
      </w:moveFrom>
    </w:p>
    <w:moveFromRangeEnd w:id="229"/>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del w:id="238" w:author="changh" w:date="2014-01-05T07:02:00Z">
        <w:r w:rsidRPr="00357F67" w:rsidDel="00DD2EBF">
          <w:rPr>
            <w:rFonts w:ascii="Times New Roman" w:hAnsi="Times New Roman" w:cs="Times New Roman"/>
            <w:sz w:val="24"/>
            <w:szCs w:val="24"/>
          </w:rPr>
          <w:delText>4</w:delText>
        </w:r>
      </w:del>
      <w:del w:id="239" w:author="changh" w:date="2014-01-05T07:04:00Z">
        <w:r w:rsidRPr="00357F67" w:rsidDel="00DD2EBF">
          <w:rPr>
            <w:rFonts w:ascii="Times New Roman" w:hAnsi="Times New Roman" w:cs="Times New Roman"/>
            <w:sz w:val="24"/>
            <w:szCs w:val="24"/>
          </w:rPr>
          <w:delText xml:space="preserve"> Model Calibration and Validation</w:delText>
        </w:r>
      </w:del>
    </w:p>
    <w:p w:rsidR="004559AB" w:rsidRDefault="004559AB" w:rsidP="008A6D73">
      <w:pPr>
        <w:spacing w:line="240" w:lineRule="auto"/>
        <w:rPr>
          <w:ins w:id="240" w:author="changh" w:date="2014-01-05T07:03:00Z"/>
          <w:rFonts w:ascii="Times New Roman" w:eastAsia="Times New Roman" w:hAnsi="Times New Roman" w:cs="Times New Roman"/>
          <w:color w:val="000000"/>
          <w:sz w:val="24"/>
          <w:szCs w:val="24"/>
        </w:rPr>
      </w:pPr>
    </w:p>
    <w:p w:rsidR="00DD2EBF" w:rsidRPr="00357F67" w:rsidRDefault="00DD2EBF" w:rsidP="00DD2EBF">
      <w:pPr>
        <w:pStyle w:val="Heading2"/>
        <w:rPr>
          <w:rFonts w:ascii="Times New Roman" w:hAnsi="Times New Roman" w:cs="Times New Roman"/>
          <w:sz w:val="24"/>
          <w:szCs w:val="24"/>
        </w:rPr>
      </w:pPr>
      <w:ins w:id="241" w:author="changh" w:date="2014-01-05T07:04:00Z">
        <w:r>
          <w:rPr>
            <w:rFonts w:ascii="Times New Roman" w:hAnsi="Times New Roman" w:cs="Times New Roman"/>
            <w:sz w:val="24"/>
            <w:szCs w:val="24"/>
          </w:rPr>
          <w:t>3</w:t>
        </w:r>
      </w:ins>
      <w:moveToRangeStart w:id="242" w:author="changh" w:date="2014-01-05T07:03:00Z" w:name="move376668728"/>
      <w:moveTo w:id="243" w:author="changh" w:date="2014-01-05T07:03:00Z">
        <w:del w:id="244" w:author="changh" w:date="2014-01-05T07:04:00Z">
          <w:r w:rsidRPr="00357F67" w:rsidDel="00DD2EBF">
            <w:rPr>
              <w:rFonts w:ascii="Times New Roman" w:hAnsi="Times New Roman" w:cs="Times New Roman"/>
              <w:sz w:val="24"/>
              <w:szCs w:val="24"/>
            </w:rPr>
            <w:delText>4</w:delText>
          </w:r>
        </w:del>
        <w:r w:rsidRPr="00357F67">
          <w:rPr>
            <w:rFonts w:ascii="Times New Roman" w:hAnsi="Times New Roman" w:cs="Times New Roman"/>
            <w:sz w:val="24"/>
            <w:szCs w:val="24"/>
          </w:rPr>
          <w:t>.</w:t>
        </w:r>
      </w:moveTo>
      <w:ins w:id="245" w:author="changh" w:date="2014-01-05T07:04:00Z">
        <w:r>
          <w:rPr>
            <w:rFonts w:ascii="Times New Roman" w:hAnsi="Times New Roman" w:cs="Times New Roman"/>
            <w:sz w:val="24"/>
            <w:szCs w:val="24"/>
          </w:rPr>
          <w:t>3</w:t>
        </w:r>
      </w:ins>
      <w:moveTo w:id="246" w:author="changh" w:date="2014-01-05T07:03:00Z">
        <w:del w:id="247" w:author="changh" w:date="2014-01-05T07:04:00Z">
          <w:r w:rsidRPr="00357F67" w:rsidDel="00DD2EBF">
            <w:rPr>
              <w:rFonts w:ascii="Times New Roman" w:hAnsi="Times New Roman" w:cs="Times New Roman"/>
              <w:sz w:val="24"/>
              <w:szCs w:val="24"/>
            </w:rPr>
            <w:delText>2</w:delText>
          </w:r>
        </w:del>
        <w:r w:rsidRPr="00357F67">
          <w:rPr>
            <w:rFonts w:ascii="Times New Roman" w:hAnsi="Times New Roman" w:cs="Times New Roman"/>
            <w:sz w:val="24"/>
            <w:szCs w:val="24"/>
          </w:rPr>
          <w:t xml:space="preserve"> Calibration and Validation</w:t>
        </w:r>
      </w:moveTo>
    </w:p>
    <w:p w:rsidR="00DD2EBF" w:rsidRDefault="00DD2EBF" w:rsidP="00DD2EBF">
      <w:pPr>
        <w:spacing w:line="240" w:lineRule="auto"/>
        <w:rPr>
          <w:ins w:id="248" w:author="changh" w:date="2014-01-05T07:07:00Z"/>
          <w:rFonts w:ascii="Times New Roman" w:hAnsi="Times New Roman" w:cs="Times New Roman"/>
          <w:sz w:val="24"/>
          <w:szCs w:val="24"/>
        </w:rPr>
      </w:pPr>
    </w:p>
    <w:p w:rsidR="00DD2EBF" w:rsidRPr="00357F67" w:rsidRDefault="00DD2EBF" w:rsidP="00DD2EBF">
      <w:pPr>
        <w:spacing w:line="240" w:lineRule="auto"/>
        <w:rPr>
          <w:rFonts w:ascii="Times New Roman" w:hAnsi="Times New Roman" w:cs="Times New Roman"/>
          <w:sz w:val="24"/>
          <w:szCs w:val="24"/>
        </w:rPr>
      </w:pPr>
      <w:ins w:id="249" w:author="changh" w:date="2014-01-05T07:07:00Z">
        <w:r>
          <w:rPr>
            <w:rFonts w:ascii="Times New Roman" w:hAnsi="Times New Roman" w:cs="Times New Roman"/>
            <w:sz w:val="24"/>
            <w:szCs w:val="24"/>
          </w:rPr>
          <w:t>3.3.1 Calibration strategies</w:t>
        </w:r>
      </w:ins>
    </w:p>
    <w:p w:rsidR="00DD2EBF" w:rsidRPr="00357F67" w:rsidRDefault="00DD2EBF" w:rsidP="00DD2EBF">
      <w:pPr>
        <w:spacing w:line="240" w:lineRule="auto"/>
        <w:ind w:firstLine="720"/>
        <w:rPr>
          <w:rFonts w:ascii="Times New Roman" w:hAnsi="Times New Roman" w:cs="Times New Roman"/>
          <w:sz w:val="24"/>
          <w:szCs w:val="24"/>
        </w:rPr>
      </w:pPr>
      <w:moveTo w:id="250" w:author="changh" w:date="2014-01-05T07:03:00Z">
        <w:r w:rsidRPr="00357F67">
          <w:rPr>
            <w:rFonts w:ascii="Times New Roman" w:hAnsi="Times New Roman" w:cs="Times New Roman"/>
            <w:sz w:val="24"/>
            <w:szCs w:val="24"/>
          </w:rPr>
          <w:t xml:space="preserve">There are two main strategies for determining model parameters:  Manual and automated calibration.  A modeler using the manual approach will run the model, and then adjust parameters individually until a good fit to the observed data has been made.  Automated calibration routines vary the model parameters systematically over the course of many model simulation runs and use objective (numeric) criteria to determine which runs are most accurate.  The calibration results for automatic calibrations are sensitive to the objective criteria chosen.  Krause et al. (2003) discuss the common objective criteria used, and how each impacts calibration results.  Whichever method is used, the final parameter set should be representative of the physical characteristics of the basin.  However, due to the spatial and temporal variation in these characteristics, as well as the difficulty in acquiring direct measurements of these parameters, it is difficult to know what the true parameters are (Abbaspour et al 1999).  This results in a large degree of uncertainty in parameter estimates.  Furthermore, there are often times more than one set of parameters that provide a good model fit.  This is referred to as the equifinality, or non-uniqueness problem (Abbaspour 2012).  </w:t>
        </w:r>
      </w:moveTo>
    </w:p>
    <w:p w:rsidR="00DD2EBF" w:rsidRPr="00357F67" w:rsidRDefault="00DD2EBF" w:rsidP="00DD2EBF">
      <w:pPr>
        <w:spacing w:line="240" w:lineRule="auto"/>
        <w:ind w:firstLine="720"/>
        <w:rPr>
          <w:rFonts w:ascii="Times New Roman" w:hAnsi="Times New Roman" w:cs="Times New Roman"/>
          <w:sz w:val="24"/>
          <w:szCs w:val="24"/>
        </w:rPr>
      </w:pPr>
      <w:moveTo w:id="251" w:author="changh" w:date="2014-01-05T07:03:00Z">
        <w:r w:rsidRPr="00357F67">
          <w:rPr>
            <w:rFonts w:ascii="Times New Roman" w:hAnsi="Times New Roman" w:cs="Times New Roman"/>
            <w:sz w:val="24"/>
            <w:szCs w:val="24"/>
          </w:rPr>
          <w:t xml:space="preserve">We used data on our study site to perform manual calibration.  One gage was used to calibrate the Tualatin, and two additional gages were used to assess spatial accuracy of the calibrated model.  We selected the Dilley gage (Gage #1 in Fig. 1) for calibration since it is unaffected by the four downstream WWTPs. We used two gages to calibrate the Yamhill.  The USGS gage in McMinville (Gage # 4 in Fig. 1) was used for flow, and a DEQ gage (Gage # 5 in Fig. 1) was used for sediment and nutrient calibration.  </w:t>
        </w:r>
      </w:moveTo>
    </w:p>
    <w:moveToRangeEnd w:id="242"/>
    <w:p w:rsidR="00DD2EBF" w:rsidRDefault="00DD2EBF" w:rsidP="008A6D73">
      <w:pPr>
        <w:spacing w:line="240" w:lineRule="auto"/>
        <w:rPr>
          <w:ins w:id="252" w:author="changh" w:date="2014-01-05T07:03:00Z"/>
          <w:rFonts w:ascii="Times New Roman" w:eastAsia="Times New Roman" w:hAnsi="Times New Roman" w:cs="Times New Roman"/>
          <w:color w:val="000000"/>
          <w:sz w:val="24"/>
          <w:szCs w:val="24"/>
        </w:rPr>
      </w:pPr>
    </w:p>
    <w:p w:rsidR="00DD2EBF" w:rsidRPr="00357F67" w:rsidRDefault="00DD2EBF" w:rsidP="00DD2EBF">
      <w:pPr>
        <w:pStyle w:val="Heading3"/>
        <w:rPr>
          <w:rFonts w:ascii="Times New Roman" w:hAnsi="Times New Roman" w:cs="Times New Roman"/>
          <w:sz w:val="24"/>
          <w:szCs w:val="24"/>
        </w:rPr>
      </w:pPr>
      <w:moveToRangeStart w:id="253" w:author="changh" w:date="2014-01-05T07:07:00Z" w:name="move376669006"/>
      <w:moveTo w:id="254" w:author="changh" w:date="2014-01-05T07:07:00Z">
        <w:r w:rsidRPr="00357F67">
          <w:rPr>
            <w:rFonts w:ascii="Times New Roman" w:hAnsi="Times New Roman" w:cs="Times New Roman"/>
            <w:sz w:val="24"/>
            <w:szCs w:val="24"/>
          </w:rPr>
          <w:t>3.</w:t>
        </w:r>
        <w:del w:id="255" w:author="changh" w:date="2014-01-05T07:08:00Z">
          <w:r w:rsidRPr="00357F67" w:rsidDel="00DD2EBF">
            <w:rPr>
              <w:rFonts w:ascii="Times New Roman" w:hAnsi="Times New Roman" w:cs="Times New Roman"/>
              <w:sz w:val="24"/>
              <w:szCs w:val="24"/>
            </w:rPr>
            <w:delText>2</w:delText>
          </w:r>
        </w:del>
      </w:moveTo>
      <w:ins w:id="256" w:author="changh" w:date="2014-01-05T07:08:00Z">
        <w:r>
          <w:rPr>
            <w:rFonts w:ascii="Times New Roman" w:hAnsi="Times New Roman" w:cs="Times New Roman"/>
            <w:sz w:val="24"/>
            <w:szCs w:val="24"/>
          </w:rPr>
          <w:t>3</w:t>
        </w:r>
      </w:ins>
      <w:moveTo w:id="257" w:author="changh" w:date="2014-01-05T07:07:00Z">
        <w:r w:rsidRPr="00357F67">
          <w:rPr>
            <w:rFonts w:ascii="Times New Roman" w:hAnsi="Times New Roman" w:cs="Times New Roman"/>
            <w:sz w:val="24"/>
            <w:szCs w:val="24"/>
          </w:rPr>
          <w:t>.2 Calibration Metrics</w:t>
        </w:r>
      </w:moveTo>
    </w:p>
    <w:p w:rsidR="00DD2EBF" w:rsidRPr="00357F67" w:rsidRDefault="00DD2EBF" w:rsidP="00DD2EBF">
      <w:pPr>
        <w:spacing w:line="240" w:lineRule="auto"/>
        <w:rPr>
          <w:rFonts w:ascii="Times New Roman" w:hAnsi="Times New Roman" w:cs="Times New Roman"/>
          <w:sz w:val="24"/>
          <w:szCs w:val="24"/>
        </w:rPr>
      </w:pPr>
    </w:p>
    <w:p w:rsidR="00DD2EBF" w:rsidRPr="00357F67" w:rsidRDefault="00DD2EBF" w:rsidP="00DD2EBF">
      <w:pPr>
        <w:spacing w:line="240" w:lineRule="auto"/>
        <w:rPr>
          <w:rFonts w:ascii="Times New Roman" w:hAnsi="Times New Roman" w:cs="Times New Roman"/>
          <w:sz w:val="24"/>
          <w:szCs w:val="24"/>
        </w:rPr>
      </w:pPr>
      <w:moveTo w:id="258" w:author="changh" w:date="2014-01-05T07:07:00Z">
        <w:r w:rsidRPr="00357F67">
          <w:rPr>
            <w:rFonts w:ascii="Times New Roman" w:hAnsi="Times New Roman" w:cs="Times New Roman"/>
            <w:sz w:val="24"/>
            <w:szCs w:val="24"/>
          </w:rPr>
          <w:tab/>
          <w:t xml:space="preserve">The efficacy of a watershed model is measured by how closely the model’s simulated output compares to measured observed flow data.  Among the many metrics, we used the three suggested by Moriasi (2007):  Nashe-Sutcliffe Efficiency (NSE), percent bias (PBIAS), and the RMSE-observations standard deviation (RSR).  </w:t>
        </w:r>
      </w:moveTo>
    </w:p>
    <w:p w:rsidR="00DD2EBF" w:rsidRPr="00357F67" w:rsidRDefault="00DD2EBF" w:rsidP="00DD2EBF">
      <w:pPr>
        <w:spacing w:line="240" w:lineRule="auto"/>
        <w:ind w:firstLine="720"/>
        <w:rPr>
          <w:rFonts w:ascii="Times New Roman" w:hAnsi="Times New Roman" w:cs="Times New Roman"/>
          <w:sz w:val="24"/>
          <w:szCs w:val="24"/>
        </w:rPr>
      </w:pPr>
      <w:moveTo w:id="259" w:author="changh" w:date="2014-01-05T07:07:00Z">
        <w:r w:rsidRPr="00357F67">
          <w:rPr>
            <w:rFonts w:ascii="Times New Roman" w:hAnsi="Times New Roman" w:cs="Times New Roman"/>
            <w:sz w:val="24"/>
            <w:szCs w:val="24"/>
          </w:rPr>
          <w:t>The NSE is calculated as follows:</w:t>
        </w:r>
      </w:moveTo>
    </w:p>
    <w:p w:rsidR="00DD2EBF" w:rsidRPr="00357F67" w:rsidRDefault="00DD2EBF" w:rsidP="00DD2EBF">
      <w:pPr>
        <w:spacing w:line="240" w:lineRule="auto"/>
        <w:ind w:firstLine="720"/>
        <w:rPr>
          <w:rFonts w:ascii="Times New Roman" w:hAnsi="Times New Roman" w:cs="Times New Roman"/>
          <w:sz w:val="24"/>
          <w:szCs w:val="24"/>
        </w:rPr>
      </w:pPr>
    </w:p>
    <w:p w:rsidR="00DD2EBF" w:rsidRPr="00357F67" w:rsidRDefault="00DD2EBF" w:rsidP="00DD2EBF">
      <w:pPr>
        <w:spacing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NSE=1-</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mean</m:t>
                          </m:r>
                        </m:sup>
                      </m:sSup>
                      <m:r>
                        <w:rPr>
                          <w:rFonts w:ascii="Cambria Math" w:hAnsi="Cambria Math" w:cs="Times New Roman"/>
                          <w:sz w:val="24"/>
                          <w:szCs w:val="24"/>
                        </w:rPr>
                        <m:t>)</m:t>
                      </m:r>
                    </m:e>
                    <m:sup>
                      <m:r>
                        <w:rPr>
                          <w:rFonts w:ascii="Cambria Math" w:hAnsi="Cambria Math" w:cs="Times New Roman"/>
                          <w:sz w:val="24"/>
                          <w:szCs w:val="24"/>
                        </w:rPr>
                        <m:t>2</m:t>
                      </m:r>
                    </m:sup>
                  </m:sSup>
                </m:e>
              </m:nary>
            </m:den>
          </m:f>
        </m:oMath>
      </m:oMathPara>
    </w:p>
    <w:p w:rsidR="00DD2EBF" w:rsidRPr="00357F67" w:rsidRDefault="00DD2EBF" w:rsidP="00DD2EBF">
      <w:pPr>
        <w:spacing w:line="240" w:lineRule="auto"/>
        <w:rPr>
          <w:rFonts w:ascii="Times New Roman" w:hAnsi="Times New Roman" w:cs="Times New Roman"/>
          <w:sz w:val="24"/>
          <w:szCs w:val="24"/>
        </w:rPr>
      </w:pPr>
    </w:p>
    <w:p w:rsidR="00DD2EBF" w:rsidRPr="00357F67" w:rsidRDefault="00DD2EBF" w:rsidP="00DD2EBF">
      <w:pPr>
        <w:spacing w:line="240" w:lineRule="auto"/>
        <w:rPr>
          <w:rFonts w:ascii="Times New Roman" w:eastAsiaTheme="minorEastAsia" w:hAnsi="Times New Roman" w:cs="Times New Roman"/>
          <w:sz w:val="24"/>
          <w:szCs w:val="24"/>
        </w:rPr>
      </w:pPr>
      <w:moveTo w:id="260" w:author="changh" w:date="2014-01-05T07:07:00Z">
        <w:r w:rsidRPr="00357F67">
          <w:rPr>
            <w:rFonts w:ascii="Times New Roman" w:hAnsi="Times New Roman" w:cs="Times New Roman"/>
            <w:sz w:val="24"/>
            <w:szCs w:val="24"/>
          </w:rPr>
          <w:t xml:space="preserve">where </w:t>
        </w:r>
        <m:oMath>
          <m:r>
            <w:rPr>
              <w:rFonts w:ascii="Cambria Math" w:hAnsi="Cambria Math" w:cs="Times New Roman"/>
              <w:sz w:val="24"/>
              <w:szCs w:val="24"/>
            </w:rPr>
            <m:t>n</m:t>
          </m:r>
        </m:oMath>
        <w:r w:rsidRPr="00357F67">
          <w:rPr>
            <w:rFonts w:ascii="Times New Roman" w:hAnsi="Times New Roman" w:cs="Times New Roman"/>
            <w:sz w:val="24"/>
            <w:szCs w:val="24"/>
          </w:rPr>
          <w:t xml:space="preserve"> represents the number of observations,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oMath>
        <w:r w:rsidRPr="00357F67">
          <w:rPr>
            <w:rFonts w:ascii="Times New Roman" w:eastAsiaTheme="minorEastAsia" w:hAnsi="Times New Roman" w:cs="Times New Roman"/>
            <w:sz w:val="24"/>
            <w:szCs w:val="24"/>
          </w:rPr>
          <w:t xml:space="preserve"> is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357F67">
          <w:rPr>
            <w:rFonts w:ascii="Times New Roman" w:eastAsiaTheme="minorEastAsia" w:hAnsi="Times New Roman" w:cs="Times New Roman"/>
            <w:sz w:val="24"/>
            <w:szCs w:val="24"/>
          </w:rPr>
          <w:t xml:space="preserve"> observed data point,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oMath>
        <w:r w:rsidRPr="00357F67">
          <w:rPr>
            <w:rFonts w:ascii="Times New Roman" w:eastAsiaTheme="minorEastAsia" w:hAnsi="Times New Roman" w:cs="Times New Roman"/>
            <w:sz w:val="24"/>
            <w:szCs w:val="24"/>
          </w:rPr>
          <w:t xml:space="preserve"> is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357F67">
          <w:rPr>
            <w:rFonts w:ascii="Times New Roman" w:eastAsiaTheme="minorEastAsia" w:hAnsi="Times New Roman" w:cs="Times New Roman"/>
            <w:sz w:val="24"/>
            <w:szCs w:val="24"/>
          </w:rPr>
          <w:t xml:space="preserve"> simulated data point, and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mean</m:t>
              </m:r>
            </m:sup>
          </m:sSup>
        </m:oMath>
        <w:r w:rsidRPr="00357F67">
          <w:rPr>
            <w:rFonts w:ascii="Times New Roman" w:eastAsiaTheme="minorEastAsia" w:hAnsi="Times New Roman" w:cs="Times New Roman"/>
            <w:sz w:val="24"/>
            <w:szCs w:val="24"/>
          </w:rPr>
          <w:t xml:space="preserve"> is the mean of all the observed data points.  If the model perfectly fits the observed data, </w:t>
        </w:r>
        <m:oMath>
          <m:r>
            <w:rPr>
              <w:rFonts w:ascii="Cambria Math" w:hAnsi="Cambria Math" w:cs="Times New Roman"/>
              <w:sz w:val="24"/>
              <w:szCs w:val="24"/>
            </w:rPr>
            <m:t>NSE=1</m:t>
          </m:r>
        </m:oMath>
        <w:r w:rsidRPr="00357F67">
          <w:rPr>
            <w:rFonts w:ascii="Times New Roman" w:eastAsiaTheme="minorEastAsia" w:hAnsi="Times New Roman" w:cs="Times New Roman"/>
            <w:sz w:val="24"/>
            <w:szCs w:val="24"/>
          </w:rPr>
          <w:t xml:space="preserve">.  If the model is just as good as taking the mean of the observed data, </w:t>
        </w:r>
        <m:oMath>
          <m:r>
            <w:rPr>
              <w:rFonts w:ascii="Cambria Math" w:hAnsi="Cambria Math" w:cs="Times New Roman"/>
              <w:sz w:val="24"/>
              <w:szCs w:val="24"/>
            </w:rPr>
            <m:t>NSE=0</m:t>
          </m:r>
        </m:oMath>
        <w:r w:rsidRPr="00357F67">
          <w:rPr>
            <w:rFonts w:ascii="Times New Roman" w:eastAsiaTheme="minorEastAsia" w:hAnsi="Times New Roman" w:cs="Times New Roman"/>
            <w:sz w:val="24"/>
            <w:szCs w:val="24"/>
          </w:rPr>
          <w:t xml:space="preserve">.  If </w:t>
        </w:r>
        <m:oMath>
          <m:r>
            <w:rPr>
              <w:rFonts w:ascii="Cambria Math" w:hAnsi="Cambria Math" w:cs="Times New Roman"/>
              <w:sz w:val="24"/>
              <w:szCs w:val="24"/>
            </w:rPr>
            <m:t>NSE&lt;0</m:t>
          </m:r>
        </m:oMath>
        <w:r w:rsidRPr="00357F67">
          <w:rPr>
            <w:rFonts w:ascii="Times New Roman" w:eastAsiaTheme="minorEastAsia" w:hAnsi="Times New Roman" w:cs="Times New Roman"/>
            <w:sz w:val="24"/>
            <w:szCs w:val="24"/>
          </w:rPr>
          <w:t>, you are better off using the mean of the observed data.</w:t>
        </w:r>
      </w:moveTo>
    </w:p>
    <w:p w:rsidR="00DD2EBF" w:rsidRPr="00357F67" w:rsidRDefault="00DD2EBF" w:rsidP="00DD2EBF">
      <w:pPr>
        <w:spacing w:line="240" w:lineRule="auto"/>
        <w:rPr>
          <w:rFonts w:ascii="Times New Roman" w:eastAsiaTheme="minorEastAsia" w:hAnsi="Times New Roman" w:cs="Times New Roman"/>
          <w:sz w:val="24"/>
          <w:szCs w:val="24"/>
        </w:rPr>
      </w:pPr>
      <w:moveTo w:id="261" w:author="changh" w:date="2014-01-05T07:07:00Z">
        <w:r w:rsidRPr="00357F67">
          <w:rPr>
            <w:rFonts w:ascii="Times New Roman" w:eastAsiaTheme="minorEastAsia" w:hAnsi="Times New Roman" w:cs="Times New Roman"/>
            <w:sz w:val="24"/>
            <w:szCs w:val="24"/>
          </w:rPr>
          <w:tab/>
          <w:t>PBIAS is a measure of the model’s tendency to either over or under-predict, and is calculated as follows:</w:t>
        </w:r>
      </w:moveTo>
    </w:p>
    <w:p w:rsidR="00DD2EBF" w:rsidRPr="00357F67" w:rsidRDefault="00DD2EBF" w:rsidP="00DD2EBF">
      <w:pPr>
        <w:spacing w:line="240" w:lineRule="auto"/>
        <w:rPr>
          <w:rFonts w:ascii="Times New Roman" w:eastAsiaTheme="minorEastAsia" w:hAnsi="Times New Roman" w:cs="Times New Roman"/>
          <w:sz w:val="24"/>
          <w:szCs w:val="24"/>
        </w:rPr>
      </w:pPr>
    </w:p>
    <w:p w:rsidR="00DD2EBF" w:rsidRPr="00357F67" w:rsidRDefault="00DD2EBF" w:rsidP="00DD2EBF">
      <w:pPr>
        <w:spacing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PBIAS=</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e>
                  </m:d>
                  <m:r>
                    <w:rPr>
                      <w:rFonts w:ascii="Cambria Math" w:hAnsi="Cambria Math" w:cs="Times New Roman"/>
                      <w:sz w:val="24"/>
                      <w:szCs w:val="24"/>
                    </w:rPr>
                    <m:t>*100</m:t>
                  </m:r>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e>
              </m:nary>
            </m:den>
          </m:f>
        </m:oMath>
      </m:oMathPara>
    </w:p>
    <w:p w:rsidR="00DD2EBF" w:rsidRPr="00357F67" w:rsidRDefault="00DD2EBF" w:rsidP="00DD2EBF">
      <w:pPr>
        <w:spacing w:line="240" w:lineRule="auto"/>
        <w:rPr>
          <w:rFonts w:ascii="Times New Roman" w:eastAsiaTheme="minorEastAsia" w:hAnsi="Times New Roman" w:cs="Times New Roman"/>
          <w:sz w:val="24"/>
          <w:szCs w:val="24"/>
        </w:rPr>
      </w:pPr>
    </w:p>
    <w:p w:rsidR="00DD2EBF" w:rsidRPr="00357F67" w:rsidRDefault="00DD2EBF" w:rsidP="00DD2EBF">
      <w:pPr>
        <w:spacing w:line="240" w:lineRule="auto"/>
        <w:rPr>
          <w:rFonts w:ascii="Times New Roman" w:hAnsi="Times New Roman" w:cs="Times New Roman"/>
          <w:sz w:val="24"/>
          <w:szCs w:val="24"/>
        </w:rPr>
      </w:pPr>
      <w:moveTo w:id="262" w:author="changh" w:date="2014-01-05T07:07:00Z">
        <w:r w:rsidRPr="00357F67">
          <w:rPr>
            <w:rFonts w:ascii="Times New Roman" w:hAnsi="Times New Roman" w:cs="Times New Roman"/>
            <w:sz w:val="24"/>
            <w:szCs w:val="24"/>
          </w:rPr>
          <w:t>If the model on average over predicts, PBIAS is greater than 0.  Under predictions result in negative PBIAS values.</w:t>
        </w:r>
      </w:moveTo>
    </w:p>
    <w:p w:rsidR="00DD2EBF" w:rsidRPr="00357F67" w:rsidRDefault="00DD2EBF" w:rsidP="00DD2EBF">
      <w:pPr>
        <w:spacing w:line="240" w:lineRule="auto"/>
        <w:rPr>
          <w:rFonts w:ascii="Times New Roman" w:hAnsi="Times New Roman" w:cs="Times New Roman"/>
          <w:sz w:val="24"/>
          <w:szCs w:val="24"/>
        </w:rPr>
      </w:pPr>
      <w:moveTo w:id="263" w:author="changh" w:date="2014-01-05T07:07:00Z">
        <w:r w:rsidRPr="00357F67">
          <w:rPr>
            <w:rFonts w:ascii="Times New Roman" w:hAnsi="Times New Roman" w:cs="Times New Roman"/>
            <w:sz w:val="24"/>
            <w:szCs w:val="24"/>
          </w:rPr>
          <w:tab/>
          <w:t>The third metric is designed to give a description of the model’s absolute error, and is calculated as follows:</w:t>
        </w:r>
      </w:moveTo>
    </w:p>
    <w:p w:rsidR="00DD2EBF" w:rsidRPr="00357F67" w:rsidRDefault="00DD2EBF" w:rsidP="00DD2EBF">
      <w:pPr>
        <w:spacing w:line="240" w:lineRule="auto"/>
        <w:rPr>
          <w:rFonts w:ascii="Times New Roman" w:hAnsi="Times New Roman" w:cs="Times New Roman"/>
          <w:sz w:val="24"/>
          <w:szCs w:val="24"/>
        </w:rPr>
      </w:pPr>
    </w:p>
    <w:p w:rsidR="00DD2EBF" w:rsidRPr="00357F67" w:rsidRDefault="00DD2EBF" w:rsidP="00DD2EBF">
      <w:pPr>
        <w:spacing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RSR=</m:t>
          </m:r>
          <m:f>
            <m:fPr>
              <m:ctrlPr>
                <w:rPr>
                  <w:rFonts w:ascii="Cambria Math" w:hAnsi="Cambria Math" w:cs="Times New Roman"/>
                  <w:i/>
                  <w:sz w:val="24"/>
                  <w:szCs w:val="24"/>
                </w:rPr>
              </m:ctrlPr>
            </m:fPr>
            <m:num>
              <m:r>
                <w:rPr>
                  <w:rFonts w:ascii="Cambria Math" w:hAnsi="Cambria Math" w:cs="Times New Roman"/>
                  <w:sz w:val="24"/>
                  <w:szCs w:val="24"/>
                </w:rPr>
                <m:t>RMSE</m:t>
              </m:r>
            </m:num>
            <m:den>
              <m:sSub>
                <m:sSubPr>
                  <m:ctrlPr>
                    <w:rPr>
                      <w:rFonts w:ascii="Cambria Math" w:hAnsi="Cambria Math" w:cs="Times New Roman"/>
                      <w:i/>
                      <w:sz w:val="24"/>
                      <w:szCs w:val="24"/>
                    </w:rPr>
                  </m:ctrlPr>
                </m:sSubPr>
                <m:e>
                  <m:r>
                    <w:rPr>
                      <w:rFonts w:ascii="Cambria Math" w:hAnsi="Cambria Math" w:cs="Times New Roman"/>
                      <w:sz w:val="24"/>
                      <w:szCs w:val="24"/>
                    </w:rPr>
                    <m:t>STDEV</m:t>
                  </m:r>
                </m:e>
                <m:sub>
                  <m:r>
                    <w:rPr>
                      <w:rFonts w:ascii="Cambria Math" w:hAnsi="Cambria Math" w:cs="Times New Roman"/>
                      <w:sz w:val="24"/>
                      <w:szCs w:val="24"/>
                    </w:rPr>
                    <m:t>obs</m:t>
                  </m:r>
                </m:sub>
              </m:sSub>
            </m:den>
          </m:f>
          <m:r>
            <w:rPr>
              <w:rFonts w:ascii="Cambria Math" w:hAnsi="Cambria Math" w:cs="Times New Roman"/>
              <w:sz w:val="24"/>
              <w:szCs w:val="24"/>
            </w:rPr>
            <m:t>=</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r>
                            <w:rPr>
                              <w:rFonts w:ascii="Cambria Math" w:hAnsi="Cambria Math" w:cs="Times New Roman"/>
                              <w:sz w:val="24"/>
                              <w:szCs w:val="24"/>
                            </w:rPr>
                            <m:t>)</m:t>
                          </m:r>
                        </m:e>
                        <m:sup>
                          <m:r>
                            <w:rPr>
                              <w:rFonts w:ascii="Cambria Math" w:hAnsi="Cambria Math" w:cs="Times New Roman"/>
                              <w:sz w:val="24"/>
                              <w:szCs w:val="24"/>
                            </w:rPr>
                            <m:t>2</m:t>
                          </m:r>
                        </m:sup>
                      </m:sSup>
                    </m:e>
                  </m:nary>
                </m:e>
              </m:rad>
            </m:num>
            <m:den>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mean</m:t>
                              </m:r>
                            </m:sup>
                          </m:sSup>
                          <m:r>
                            <w:rPr>
                              <w:rFonts w:ascii="Cambria Math" w:hAnsi="Cambria Math" w:cs="Times New Roman"/>
                              <w:sz w:val="24"/>
                              <w:szCs w:val="24"/>
                            </w:rPr>
                            <m:t>)</m:t>
                          </m:r>
                        </m:e>
                        <m:sup>
                          <m:r>
                            <w:rPr>
                              <w:rFonts w:ascii="Cambria Math" w:hAnsi="Cambria Math" w:cs="Times New Roman"/>
                              <w:sz w:val="24"/>
                              <w:szCs w:val="24"/>
                            </w:rPr>
                            <m:t>2</m:t>
                          </m:r>
                        </m:sup>
                      </m:sSup>
                    </m:e>
                  </m:nary>
                </m:e>
              </m:rad>
            </m:den>
          </m:f>
        </m:oMath>
      </m:oMathPara>
    </w:p>
    <w:p w:rsidR="00DD2EBF" w:rsidRPr="00357F67" w:rsidRDefault="00DD2EBF" w:rsidP="00DD2EBF">
      <w:pPr>
        <w:spacing w:line="240" w:lineRule="auto"/>
        <w:rPr>
          <w:rFonts w:ascii="Times New Roman" w:hAnsi="Times New Roman" w:cs="Times New Roman"/>
          <w:sz w:val="24"/>
          <w:szCs w:val="24"/>
        </w:rPr>
      </w:pPr>
    </w:p>
    <w:p w:rsidR="00DD2EBF" w:rsidRPr="00357F67" w:rsidRDefault="00DD2EBF" w:rsidP="00DD2EBF">
      <w:pPr>
        <w:spacing w:line="240" w:lineRule="auto"/>
        <w:rPr>
          <w:rFonts w:ascii="Times New Roman" w:hAnsi="Times New Roman" w:cs="Times New Roman"/>
          <w:sz w:val="24"/>
          <w:szCs w:val="24"/>
        </w:rPr>
      </w:pPr>
      <w:moveTo w:id="264" w:author="changh" w:date="2014-01-05T07:07:00Z">
        <w:r w:rsidRPr="00357F67">
          <w:rPr>
            <w:rFonts w:ascii="Times New Roman" w:hAnsi="Times New Roman" w:cs="Times New Roman"/>
            <w:sz w:val="24"/>
            <w:szCs w:val="24"/>
          </w:rPr>
          <w:t xml:space="preserve">It is suggested that </w:t>
        </w:r>
        <m:oMath>
          <m:r>
            <w:rPr>
              <w:rFonts w:ascii="Cambria Math" w:hAnsi="Cambria Math" w:cs="Times New Roman"/>
              <w:sz w:val="24"/>
              <w:szCs w:val="24"/>
            </w:rPr>
            <m:t>RSR≤0.7</m:t>
          </m:r>
        </m:oMath>
        <w:r w:rsidRPr="00357F67">
          <w:rPr>
            <w:rFonts w:ascii="Times New Roman" w:eastAsiaTheme="minorEastAsia" w:hAnsi="Times New Roman" w:cs="Times New Roman"/>
            <w:sz w:val="24"/>
            <w:szCs w:val="24"/>
          </w:rPr>
          <w:t>.</w:t>
        </w:r>
      </w:moveTo>
    </w:p>
    <w:moveToRangeEnd w:id="253"/>
    <w:p w:rsidR="00DD2EBF" w:rsidRDefault="00DD2EBF" w:rsidP="008A6D73">
      <w:pPr>
        <w:spacing w:line="240" w:lineRule="auto"/>
        <w:rPr>
          <w:ins w:id="265" w:author="changh" w:date="2014-01-05T07:07:00Z"/>
          <w:rFonts w:ascii="Times New Roman" w:eastAsia="Times New Roman" w:hAnsi="Times New Roman" w:cs="Times New Roman"/>
          <w:color w:val="000000"/>
          <w:sz w:val="24"/>
          <w:szCs w:val="24"/>
        </w:rPr>
      </w:pPr>
    </w:p>
    <w:p w:rsidR="00DD2EBF" w:rsidRPr="00357F67" w:rsidRDefault="00DD2EBF" w:rsidP="008A6D73">
      <w:pPr>
        <w:spacing w:line="240" w:lineRule="auto"/>
        <w:rPr>
          <w:rFonts w:ascii="Times New Roman" w:eastAsia="Times New Roman" w:hAnsi="Times New Roman" w:cs="Times New Roman"/>
          <w:color w:val="000000"/>
          <w:sz w:val="24"/>
          <w:szCs w:val="24"/>
        </w:rPr>
      </w:pPr>
    </w:p>
    <w:p w:rsidR="004559AB" w:rsidRPr="00357F67" w:rsidRDefault="00DD2EBF" w:rsidP="008A6D73">
      <w:pPr>
        <w:pStyle w:val="Heading2"/>
        <w:rPr>
          <w:rFonts w:ascii="Times New Roman" w:hAnsi="Times New Roman" w:cs="Times New Roman"/>
          <w:sz w:val="24"/>
          <w:szCs w:val="24"/>
        </w:rPr>
      </w:pPr>
      <w:ins w:id="266" w:author="changh" w:date="2014-01-05T07:02:00Z">
        <w:r>
          <w:rPr>
            <w:rFonts w:ascii="Times New Roman" w:hAnsi="Times New Roman" w:cs="Times New Roman"/>
            <w:sz w:val="24"/>
            <w:szCs w:val="24"/>
          </w:rPr>
          <w:t>3</w:t>
        </w:r>
      </w:ins>
      <w:del w:id="267" w:author="changh" w:date="2014-01-05T07:02:00Z">
        <w:r w:rsidR="004559AB" w:rsidRPr="00357F67" w:rsidDel="00DD2EBF">
          <w:rPr>
            <w:rFonts w:ascii="Times New Roman" w:hAnsi="Times New Roman" w:cs="Times New Roman"/>
            <w:sz w:val="24"/>
            <w:szCs w:val="24"/>
          </w:rPr>
          <w:delText>4</w:delText>
        </w:r>
      </w:del>
      <w:r w:rsidR="004559AB" w:rsidRPr="00357F67">
        <w:rPr>
          <w:rFonts w:ascii="Times New Roman" w:hAnsi="Times New Roman" w:cs="Times New Roman"/>
          <w:sz w:val="24"/>
          <w:szCs w:val="24"/>
        </w:rPr>
        <w:t>.</w:t>
      </w:r>
      <w:ins w:id="268" w:author="changh" w:date="2014-01-05T07:02:00Z">
        <w:r>
          <w:rPr>
            <w:rFonts w:ascii="Times New Roman" w:hAnsi="Times New Roman" w:cs="Times New Roman"/>
            <w:sz w:val="24"/>
            <w:szCs w:val="24"/>
          </w:rPr>
          <w:t>3.</w:t>
        </w:r>
      </w:ins>
      <w:ins w:id="269" w:author="changh" w:date="2014-01-05T07:04:00Z">
        <w:r>
          <w:rPr>
            <w:rFonts w:ascii="Times New Roman" w:hAnsi="Times New Roman" w:cs="Times New Roman"/>
            <w:sz w:val="24"/>
            <w:szCs w:val="24"/>
          </w:rPr>
          <w:t>4</w:t>
        </w:r>
      </w:ins>
      <w:del w:id="270" w:author="changh" w:date="2014-01-05T07:04:00Z">
        <w:r w:rsidR="004559AB" w:rsidRPr="00357F67" w:rsidDel="00DD2EBF">
          <w:rPr>
            <w:rFonts w:ascii="Times New Roman" w:hAnsi="Times New Roman" w:cs="Times New Roman"/>
            <w:sz w:val="24"/>
            <w:szCs w:val="24"/>
          </w:rPr>
          <w:delText>1</w:delText>
        </w:r>
      </w:del>
      <w:r w:rsidR="004559AB" w:rsidRPr="00357F67">
        <w:rPr>
          <w:rFonts w:ascii="Times New Roman" w:hAnsi="Times New Roman" w:cs="Times New Roman"/>
          <w:sz w:val="24"/>
          <w:szCs w:val="24"/>
        </w:rPr>
        <w:t xml:space="preserve"> Sensitivity Analysis</w:t>
      </w:r>
    </w:p>
    <w:p w:rsidR="004559AB" w:rsidRPr="00357F67" w:rsidRDefault="004559AB" w:rsidP="008A6D73">
      <w:pPr>
        <w:spacing w:line="240" w:lineRule="auto"/>
        <w:rPr>
          <w:rFonts w:ascii="Times New Roman" w:eastAsia="Times New Roman" w:hAnsi="Times New Roman" w:cs="Times New Roman"/>
          <w:color w:val="000000"/>
          <w:sz w:val="24"/>
          <w:szCs w:val="24"/>
        </w:rPr>
      </w:pPr>
    </w:p>
    <w:p w:rsidR="004559AB" w:rsidRPr="00357F67" w:rsidDel="00DD2EBF" w:rsidRDefault="004559AB" w:rsidP="00DD2EBF">
      <w:pPr>
        <w:spacing w:line="240" w:lineRule="auto"/>
        <w:rPr>
          <w:del w:id="271" w:author="changh" w:date="2014-01-05T07:06:00Z"/>
          <w:rFonts w:ascii="Times New Roman" w:hAnsi="Times New Roman" w:cs="Times New Roman"/>
          <w:sz w:val="24"/>
          <w:szCs w:val="24"/>
        </w:rPr>
      </w:pPr>
      <w:r w:rsidRPr="00357F67">
        <w:rPr>
          <w:rFonts w:ascii="Times New Roman" w:hAnsi="Times New Roman" w:cs="Times New Roman"/>
          <w:sz w:val="24"/>
          <w:szCs w:val="24"/>
        </w:rPr>
        <w:tab/>
        <w:t xml:space="preserve">In order to calibrate a model, it is important to use only those model parameters that have a strong influence on model output.  There are two ways to determine which parameters are sensitive.  A “global” sensitivity analysis can be done by varying multiple parameters concurrently and computing a multiple linear regression function between the parameter and objective function values.  While this captures the full variability of each parameter, the interactions between parameters can obscure the results.  The second way is called “one-at-a-time” sensitivity analysis and involves changing one parameter at a time and measuring the associated change in model output.  This isolates the effect of each parameter but misses information on the interaction between multiple parameters.  This limitation can be alleviated with a proper understanding of the model algorithms, but some feedbacks throughout the system will still be missed.  Since calibrating for flow, sediment and nutrients involves a large set of parameters, we chose to conduct “one-at-a-time” sensitivity analysis.  We used the SWAT-CUP calibration software (Abbaspour 2012) which provides detailed representations of sensitivity results.  </w:t>
      </w:r>
      <w:commentRangeStart w:id="272"/>
      <w:del w:id="273" w:author="changh" w:date="2014-01-05T07:06:00Z">
        <w:r w:rsidRPr="00357F67" w:rsidDel="00DD2EBF">
          <w:rPr>
            <w:rFonts w:ascii="Times New Roman" w:hAnsi="Times New Roman" w:cs="Times New Roman"/>
            <w:sz w:val="24"/>
            <w:szCs w:val="24"/>
          </w:rPr>
          <w:delText>Figu</w:delText>
        </w:r>
        <w:r w:rsidR="00A00788" w:rsidRPr="00357F67" w:rsidDel="00DD2EBF">
          <w:rPr>
            <w:rFonts w:ascii="Times New Roman" w:hAnsi="Times New Roman" w:cs="Times New Roman"/>
            <w:sz w:val="24"/>
            <w:szCs w:val="24"/>
          </w:rPr>
          <w:delText>re</w:delText>
        </w:r>
        <w:r w:rsidRPr="00357F67" w:rsidDel="00DD2EBF">
          <w:rPr>
            <w:rFonts w:ascii="Times New Roman" w:hAnsi="Times New Roman" w:cs="Times New Roman"/>
            <w:sz w:val="24"/>
            <w:szCs w:val="24"/>
          </w:rPr>
          <w:delText xml:space="preserve"> 3 displays an example of this process</w:delText>
        </w:r>
        <w:r w:rsidR="00A00788" w:rsidRPr="00357F67" w:rsidDel="00DD2EBF">
          <w:rPr>
            <w:rFonts w:ascii="Times New Roman" w:hAnsi="Times New Roman" w:cs="Times New Roman"/>
            <w:sz w:val="24"/>
            <w:szCs w:val="24"/>
          </w:rPr>
          <w:delText xml:space="preserve"> </w:delText>
        </w:r>
        <w:r w:rsidRPr="00357F67" w:rsidDel="00DD2EBF">
          <w:rPr>
            <w:rFonts w:ascii="Times New Roman" w:hAnsi="Times New Roman" w:cs="Times New Roman"/>
            <w:sz w:val="24"/>
            <w:szCs w:val="24"/>
          </w:rPr>
          <w:delText>showing results for the parameter EPCO (Plant uptake compensation factor).   As the p</w:delText>
        </w:r>
        <w:r w:rsidR="00A00788" w:rsidRPr="00357F67" w:rsidDel="00DD2EBF">
          <w:rPr>
            <w:rFonts w:ascii="Times New Roman" w:hAnsi="Times New Roman" w:cs="Times New Roman"/>
            <w:sz w:val="24"/>
            <w:szCs w:val="24"/>
          </w:rPr>
          <w:delText>arameter increases, winter flow</w:delText>
        </w:r>
        <w:r w:rsidRPr="00357F67" w:rsidDel="00DD2EBF">
          <w:rPr>
            <w:rFonts w:ascii="Times New Roman" w:hAnsi="Times New Roman" w:cs="Times New Roman"/>
            <w:sz w:val="24"/>
            <w:szCs w:val="24"/>
          </w:rPr>
          <w:delText xml:space="preserve"> decrease</w:delText>
        </w:r>
        <w:r w:rsidR="00A00788" w:rsidRPr="00357F67" w:rsidDel="00DD2EBF">
          <w:rPr>
            <w:rFonts w:ascii="Times New Roman" w:hAnsi="Times New Roman" w:cs="Times New Roman"/>
            <w:sz w:val="24"/>
            <w:szCs w:val="24"/>
          </w:rPr>
          <w:delText>s</w:delText>
        </w:r>
        <w:r w:rsidRPr="00357F67" w:rsidDel="00DD2EBF">
          <w:rPr>
            <w:rFonts w:ascii="Times New Roman" w:hAnsi="Times New Roman" w:cs="Times New Roman"/>
            <w:sz w:val="24"/>
            <w:szCs w:val="24"/>
          </w:rPr>
          <w:delText xml:space="preserve">.  Sensitivity analysis was done for 43 parameters.  A summary </w:delText>
        </w:r>
        <w:r w:rsidR="00A00788" w:rsidRPr="00357F67" w:rsidDel="00DD2EBF">
          <w:rPr>
            <w:rFonts w:ascii="Times New Roman" w:hAnsi="Times New Roman" w:cs="Times New Roman"/>
            <w:sz w:val="24"/>
            <w:szCs w:val="24"/>
          </w:rPr>
          <w:delText>of sensitive parameters can be found in Table 4</w:delText>
        </w:r>
        <w:r w:rsidRPr="00357F67" w:rsidDel="00DD2EBF">
          <w:rPr>
            <w:rFonts w:ascii="Times New Roman" w:hAnsi="Times New Roman" w:cs="Times New Roman"/>
            <w:sz w:val="24"/>
            <w:szCs w:val="24"/>
          </w:rPr>
          <w:delText>.</w:delText>
        </w:r>
        <w:commentRangeEnd w:id="272"/>
        <w:r w:rsidR="00D36D90" w:rsidDel="00DD2EBF">
          <w:rPr>
            <w:rStyle w:val="CommentReference"/>
          </w:rPr>
          <w:commentReference w:id="272"/>
        </w:r>
      </w:del>
    </w:p>
    <w:p w:rsidR="004559AB" w:rsidRPr="00357F67" w:rsidDel="00DD2EBF" w:rsidRDefault="004559AB" w:rsidP="00DD2EBF">
      <w:pPr>
        <w:spacing w:line="240" w:lineRule="auto"/>
        <w:rPr>
          <w:del w:id="274" w:author="changh" w:date="2014-01-05T07:06:00Z"/>
          <w:rFonts w:ascii="Times New Roman" w:hAnsi="Times New Roman" w:cs="Times New Roman"/>
          <w:sz w:val="24"/>
          <w:szCs w:val="24"/>
        </w:rPr>
      </w:pPr>
    </w:p>
    <w:p w:rsidR="004559AB" w:rsidRPr="00357F67" w:rsidDel="00DD2EBF" w:rsidRDefault="0087101C">
      <w:pPr>
        <w:spacing w:line="240" w:lineRule="auto"/>
        <w:rPr>
          <w:del w:id="275" w:author="changh" w:date="2014-01-05T07:06:00Z"/>
          <w:rFonts w:ascii="Times New Roman" w:hAnsi="Times New Roman" w:cs="Times New Roman"/>
          <w:sz w:val="24"/>
          <w:szCs w:val="24"/>
        </w:rPr>
        <w:pPrChange w:id="276" w:author="changh" w:date="2014-01-05T07:06:00Z">
          <w:pPr>
            <w:spacing w:line="240" w:lineRule="auto"/>
            <w:jc w:val="center"/>
          </w:pPr>
        </w:pPrChange>
      </w:pPr>
      <w:del w:id="277" w:author="changh" w:date="2014-01-05T07:06:00Z">
        <w:r w:rsidRPr="00357F67" w:rsidDel="00DD2EBF">
          <w:rPr>
            <w:rFonts w:ascii="Times New Roman" w:hAnsi="Times New Roman" w:cs="Times New Roman"/>
            <w:noProof/>
            <w:sz w:val="24"/>
            <w:szCs w:val="24"/>
            <w:rPrChange w:id="278">
              <w:rPr>
                <w:noProof/>
              </w:rPr>
            </w:rPrChange>
          </w:rPr>
          <w:drawing>
            <wp:inline distT="0" distB="0" distL="0" distR="0" wp14:anchorId="75733BA8" wp14:editId="60C48C0C">
              <wp:extent cx="5943600" cy="3396615"/>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del>
    </w:p>
    <w:p w:rsidR="004559AB" w:rsidRPr="00357F67" w:rsidRDefault="004559AB">
      <w:pPr>
        <w:spacing w:line="240" w:lineRule="auto"/>
        <w:rPr>
          <w:rFonts w:ascii="Times New Roman" w:hAnsi="Times New Roman" w:cs="Times New Roman"/>
          <w:sz w:val="24"/>
          <w:szCs w:val="24"/>
        </w:rPr>
        <w:pPrChange w:id="279" w:author="changh" w:date="2014-01-05T07:06:00Z">
          <w:pPr>
            <w:spacing w:line="240" w:lineRule="auto"/>
            <w:ind w:left="900" w:right="990"/>
          </w:pPr>
        </w:pPrChange>
      </w:pPr>
      <w:del w:id="280" w:author="changh" w:date="2014-01-05T07:06:00Z">
        <w:r w:rsidRPr="00357F67" w:rsidDel="00DD2EBF">
          <w:rPr>
            <w:rStyle w:val="FigureChar"/>
            <w:rFonts w:ascii="Times New Roman" w:hAnsi="Times New Roman" w:cs="Times New Roman"/>
            <w:sz w:val="24"/>
            <w:szCs w:val="24"/>
          </w:rPr>
          <w:delText xml:space="preserve">Fig </w:delText>
        </w:r>
        <w:r w:rsidR="00EE2C5B" w:rsidRPr="00357F67" w:rsidDel="00DD2EBF">
          <w:rPr>
            <w:rStyle w:val="FigureChar"/>
            <w:rFonts w:ascii="Times New Roman" w:hAnsi="Times New Roman" w:cs="Times New Roman"/>
            <w:sz w:val="24"/>
            <w:szCs w:val="24"/>
          </w:rPr>
          <w:delText>4</w:delText>
        </w:r>
        <w:r w:rsidRPr="00357F67" w:rsidDel="00DD2EBF">
          <w:rPr>
            <w:rFonts w:ascii="Times New Roman" w:hAnsi="Times New Roman" w:cs="Times New Roman"/>
            <w:b/>
            <w:sz w:val="24"/>
            <w:szCs w:val="24"/>
          </w:rPr>
          <w:delText>:</w:delText>
        </w:r>
        <w:r w:rsidRPr="00357F67" w:rsidDel="00DD2EBF">
          <w:rPr>
            <w:rFonts w:ascii="Times New Roman" w:hAnsi="Times New Roman" w:cs="Times New Roman"/>
            <w:sz w:val="24"/>
            <w:szCs w:val="24"/>
          </w:rPr>
          <w:delText xml:space="preserve">  Sensitivity analysis of the EPCO parameter (Plant uptake compensation factor) </w:delText>
        </w:r>
        <w:r w:rsidR="0087101C" w:rsidRPr="00357F67" w:rsidDel="00DD2EBF">
          <w:rPr>
            <w:rFonts w:ascii="Times New Roman" w:hAnsi="Times New Roman" w:cs="Times New Roman"/>
            <w:sz w:val="24"/>
            <w:szCs w:val="24"/>
          </w:rPr>
          <w:delText>using the</w:delText>
        </w:r>
        <w:r w:rsidRPr="00357F67" w:rsidDel="00DD2EBF">
          <w:rPr>
            <w:rFonts w:ascii="Times New Roman" w:hAnsi="Times New Roman" w:cs="Times New Roman"/>
            <w:sz w:val="24"/>
            <w:szCs w:val="24"/>
          </w:rPr>
          <w:delText xml:space="preserve"> SWAT-CUP</w:delText>
        </w:r>
        <w:r w:rsidR="0087101C" w:rsidRPr="00357F67" w:rsidDel="00DD2EBF">
          <w:rPr>
            <w:rFonts w:ascii="Times New Roman" w:hAnsi="Times New Roman" w:cs="Times New Roman"/>
            <w:sz w:val="24"/>
            <w:szCs w:val="24"/>
          </w:rPr>
          <w:delText xml:space="preserve"> software</w:delText>
        </w:r>
        <w:r w:rsidRPr="00357F67" w:rsidDel="00DD2EBF">
          <w:rPr>
            <w:rFonts w:ascii="Times New Roman" w:hAnsi="Times New Roman" w:cs="Times New Roman"/>
            <w:sz w:val="24"/>
            <w:szCs w:val="24"/>
          </w:rPr>
          <w:delText xml:space="preserve">.  Larger values of EPCO result in smaller peak flows during winter </w:delText>
        </w:r>
        <w:commentRangeStart w:id="281"/>
        <w:r w:rsidRPr="00357F67" w:rsidDel="00DD2EBF">
          <w:rPr>
            <w:rFonts w:ascii="Times New Roman" w:hAnsi="Times New Roman" w:cs="Times New Roman"/>
            <w:sz w:val="24"/>
            <w:szCs w:val="24"/>
          </w:rPr>
          <w:delText>months</w:delText>
        </w:r>
        <w:commentRangeEnd w:id="281"/>
        <w:r w:rsidR="00D36D90" w:rsidDel="00DD2EBF">
          <w:rPr>
            <w:rStyle w:val="CommentReference"/>
          </w:rPr>
          <w:commentReference w:id="281"/>
        </w:r>
        <w:r w:rsidRPr="00357F67" w:rsidDel="00DD2EBF">
          <w:rPr>
            <w:rFonts w:ascii="Times New Roman" w:hAnsi="Times New Roman" w:cs="Times New Roman"/>
            <w:sz w:val="24"/>
            <w:szCs w:val="24"/>
          </w:rPr>
          <w:delText xml:space="preserve">.  </w:delText>
        </w:r>
      </w:del>
    </w:p>
    <w:p w:rsidR="004559AB" w:rsidRPr="00357F67" w:rsidRDefault="004559AB" w:rsidP="008A6D73">
      <w:pPr>
        <w:spacing w:line="240" w:lineRule="auto"/>
        <w:rPr>
          <w:rFonts w:ascii="Times New Roman" w:hAnsi="Times New Roman" w:cs="Times New Roman"/>
          <w:sz w:val="24"/>
          <w:szCs w:val="24"/>
        </w:rPr>
      </w:pPr>
    </w:p>
    <w:p w:rsidR="004559AB" w:rsidRPr="00357F67" w:rsidDel="00DD2EBF" w:rsidRDefault="004559AB" w:rsidP="008A6D73">
      <w:pPr>
        <w:pStyle w:val="Heading2"/>
        <w:rPr>
          <w:rFonts w:ascii="Times New Roman" w:hAnsi="Times New Roman" w:cs="Times New Roman"/>
          <w:sz w:val="24"/>
          <w:szCs w:val="24"/>
        </w:rPr>
      </w:pPr>
      <w:moveFromRangeStart w:id="282" w:author="changh" w:date="2014-01-05T07:03:00Z" w:name="move376668728"/>
      <w:moveFrom w:id="283" w:author="changh" w:date="2014-01-05T07:03:00Z">
        <w:r w:rsidRPr="00357F67" w:rsidDel="00DD2EBF">
          <w:rPr>
            <w:rFonts w:ascii="Times New Roman" w:hAnsi="Times New Roman" w:cs="Times New Roman"/>
            <w:sz w:val="24"/>
            <w:szCs w:val="24"/>
          </w:rPr>
          <w:t>4.2 Calibration and Validation</w:t>
        </w:r>
      </w:moveFrom>
    </w:p>
    <w:p w:rsidR="004559AB" w:rsidRPr="00357F67" w:rsidDel="00DD2EBF" w:rsidRDefault="004559AB" w:rsidP="008A6D73">
      <w:pPr>
        <w:spacing w:line="240" w:lineRule="auto"/>
        <w:rPr>
          <w:rFonts w:ascii="Times New Roman" w:hAnsi="Times New Roman" w:cs="Times New Roman"/>
          <w:sz w:val="24"/>
          <w:szCs w:val="24"/>
        </w:rPr>
      </w:pPr>
    </w:p>
    <w:p w:rsidR="00AC6A38" w:rsidRPr="00357F67" w:rsidDel="00DD2EBF" w:rsidRDefault="004559AB" w:rsidP="008A6D73">
      <w:pPr>
        <w:spacing w:line="240" w:lineRule="auto"/>
        <w:ind w:firstLine="720"/>
        <w:rPr>
          <w:rFonts w:ascii="Times New Roman" w:hAnsi="Times New Roman" w:cs="Times New Roman"/>
          <w:sz w:val="24"/>
          <w:szCs w:val="24"/>
        </w:rPr>
      </w:pPr>
      <w:moveFrom w:id="284" w:author="changh" w:date="2014-01-05T07:03:00Z">
        <w:r w:rsidRPr="00357F67" w:rsidDel="00DD2EBF">
          <w:rPr>
            <w:rFonts w:ascii="Times New Roman" w:hAnsi="Times New Roman" w:cs="Times New Roman"/>
            <w:sz w:val="24"/>
            <w:szCs w:val="24"/>
          </w:rPr>
          <w:t>There are two main strategies fo</w:t>
        </w:r>
        <w:r w:rsidR="00A00788" w:rsidRPr="00357F67" w:rsidDel="00DD2EBF">
          <w:rPr>
            <w:rFonts w:ascii="Times New Roman" w:hAnsi="Times New Roman" w:cs="Times New Roman"/>
            <w:sz w:val="24"/>
            <w:szCs w:val="24"/>
          </w:rPr>
          <w:t>r determining model parameters:</w:t>
        </w:r>
        <w:r w:rsidRPr="00357F67" w:rsidDel="00DD2EBF">
          <w:rPr>
            <w:rFonts w:ascii="Times New Roman" w:hAnsi="Times New Roman" w:cs="Times New Roman"/>
            <w:sz w:val="24"/>
            <w:szCs w:val="24"/>
          </w:rPr>
          <w:t xml:space="preserve">  Manual and automated calibration.  A modeler using the manual approach will run the model, and then adjust parameters individually until a good fit to the observed data has been made.  Automated calibration routines vary the model parameters systematically over the course of many model simulation runs and use objective (numeric) criteria to determine which runs are most accurate.  The calibration results for automatic calibrations are sensitive to the objective criteria chosen.  Krause et al. (2003) discuss the common objective criteria used, and how each impacts calibration results.  Whichever method is used, the final parameter set should be representative of the physical characteristics of the basin.  However, due to the spatial and temporal variation in these characteristics, as well as the difficulty in acquiring direct measurements of these parameters, it is difficult to know what the true parameters are (Abbaspour et al 1999).  This results in a large degree of uncertainty in parameter estimates.  Furthermore, there are often times more than one set of parameters that provide a good model fit.  This is referred to as the equifinality, or non-uniqueness problem (Abbaspour 2012).  </w:t>
        </w:r>
      </w:moveFrom>
    </w:p>
    <w:p w:rsidR="004559AB" w:rsidRPr="00357F67" w:rsidDel="00DD2EBF" w:rsidRDefault="00A00788" w:rsidP="008A6D73">
      <w:pPr>
        <w:spacing w:line="240" w:lineRule="auto"/>
        <w:ind w:firstLine="720"/>
        <w:rPr>
          <w:rFonts w:ascii="Times New Roman" w:hAnsi="Times New Roman" w:cs="Times New Roman"/>
          <w:sz w:val="24"/>
          <w:szCs w:val="24"/>
        </w:rPr>
      </w:pPr>
      <w:moveFrom w:id="285" w:author="changh" w:date="2014-01-05T07:03:00Z">
        <w:r w:rsidRPr="00357F67" w:rsidDel="00DD2EBF">
          <w:rPr>
            <w:rFonts w:ascii="Times New Roman" w:hAnsi="Times New Roman" w:cs="Times New Roman"/>
            <w:sz w:val="24"/>
            <w:szCs w:val="24"/>
          </w:rPr>
          <w:t>W</w:t>
        </w:r>
        <w:r w:rsidR="00EB3EE0" w:rsidRPr="00357F67" w:rsidDel="00DD2EBF">
          <w:rPr>
            <w:rFonts w:ascii="Times New Roman" w:hAnsi="Times New Roman" w:cs="Times New Roman"/>
            <w:sz w:val="24"/>
            <w:szCs w:val="24"/>
          </w:rPr>
          <w:t xml:space="preserve">e used data on our study site to perform manual calibration.  </w:t>
        </w:r>
        <w:r w:rsidR="006F42FB" w:rsidRPr="00357F67" w:rsidDel="00DD2EBF">
          <w:rPr>
            <w:rFonts w:ascii="Times New Roman" w:hAnsi="Times New Roman" w:cs="Times New Roman"/>
            <w:sz w:val="24"/>
            <w:szCs w:val="24"/>
          </w:rPr>
          <w:t>One gage was</w:t>
        </w:r>
        <w:r w:rsidR="00AC6A38" w:rsidRPr="00357F67" w:rsidDel="00DD2EBF">
          <w:rPr>
            <w:rFonts w:ascii="Times New Roman" w:hAnsi="Times New Roman" w:cs="Times New Roman"/>
            <w:sz w:val="24"/>
            <w:szCs w:val="24"/>
          </w:rPr>
          <w:t xml:space="preserve"> used to calibrate the Tualatin</w:t>
        </w:r>
        <w:r w:rsidR="006F42FB" w:rsidRPr="00357F67" w:rsidDel="00DD2EBF">
          <w:rPr>
            <w:rFonts w:ascii="Times New Roman" w:hAnsi="Times New Roman" w:cs="Times New Roman"/>
            <w:sz w:val="24"/>
            <w:szCs w:val="24"/>
          </w:rPr>
          <w:t>, and two additional gages were used to assess spatial accuracy of the calibrated model.</w:t>
        </w:r>
        <w:r w:rsidR="00AC6A38" w:rsidRPr="00357F67" w:rsidDel="00DD2EBF">
          <w:rPr>
            <w:rFonts w:ascii="Times New Roman" w:hAnsi="Times New Roman" w:cs="Times New Roman"/>
            <w:sz w:val="24"/>
            <w:szCs w:val="24"/>
          </w:rPr>
          <w:t xml:space="preserve"> </w:t>
        </w:r>
        <w:r w:rsidR="006F42FB" w:rsidRPr="00357F67" w:rsidDel="00DD2EBF">
          <w:rPr>
            <w:rFonts w:ascii="Times New Roman" w:hAnsi="Times New Roman" w:cs="Times New Roman"/>
            <w:sz w:val="24"/>
            <w:szCs w:val="24"/>
          </w:rPr>
          <w:t xml:space="preserve"> We selected the Dilley gage (Gage #1 in Fig. 1) for calibration since it is unaffected by the four downstream WWTPs. We used two</w:t>
        </w:r>
        <w:r w:rsidR="00AC6A38" w:rsidRPr="00357F67" w:rsidDel="00DD2EBF">
          <w:rPr>
            <w:rFonts w:ascii="Times New Roman" w:hAnsi="Times New Roman" w:cs="Times New Roman"/>
            <w:sz w:val="24"/>
            <w:szCs w:val="24"/>
          </w:rPr>
          <w:t xml:space="preserve"> gage</w:t>
        </w:r>
        <w:r w:rsidR="006F42FB" w:rsidRPr="00357F67" w:rsidDel="00DD2EBF">
          <w:rPr>
            <w:rFonts w:ascii="Times New Roman" w:hAnsi="Times New Roman" w:cs="Times New Roman"/>
            <w:sz w:val="24"/>
            <w:szCs w:val="24"/>
          </w:rPr>
          <w:t>s</w:t>
        </w:r>
        <w:r w:rsidR="00AC6A38" w:rsidRPr="00357F67" w:rsidDel="00DD2EBF">
          <w:rPr>
            <w:rFonts w:ascii="Times New Roman" w:hAnsi="Times New Roman" w:cs="Times New Roman"/>
            <w:sz w:val="24"/>
            <w:szCs w:val="24"/>
          </w:rPr>
          <w:t xml:space="preserve"> to calibrate the Yamhill.  </w:t>
        </w:r>
        <w:r w:rsidR="006F42FB" w:rsidRPr="00357F67" w:rsidDel="00DD2EBF">
          <w:rPr>
            <w:rFonts w:ascii="Times New Roman" w:hAnsi="Times New Roman" w:cs="Times New Roman"/>
            <w:sz w:val="24"/>
            <w:szCs w:val="24"/>
          </w:rPr>
          <w:t xml:space="preserve">The USGS gage in McMinville (Gage # 4 in Fig. 1) was used for flow, and a DEQ gage (Gage # 5 in Fig. 1) was used for sediment and nutrient calibration.  </w:t>
        </w:r>
      </w:moveFrom>
    </w:p>
    <w:moveFromRangeEnd w:id="282"/>
    <w:p w:rsidR="004559AB" w:rsidRPr="00357F67" w:rsidRDefault="004559AB" w:rsidP="008A6D73">
      <w:pPr>
        <w:spacing w:line="240" w:lineRule="auto"/>
        <w:rPr>
          <w:rFonts w:ascii="Times New Roman" w:hAnsi="Times New Roman" w:cs="Times New Roman"/>
          <w:sz w:val="24"/>
          <w:szCs w:val="24"/>
        </w:rPr>
      </w:pPr>
    </w:p>
    <w:p w:rsidR="004559AB" w:rsidRDefault="004559AB" w:rsidP="008A6D73">
      <w:pPr>
        <w:spacing w:line="240" w:lineRule="auto"/>
        <w:rPr>
          <w:ins w:id="286" w:author="changh" w:date="2014-01-05T07:08:00Z"/>
          <w:rFonts w:ascii="Times New Roman" w:hAnsi="Times New Roman" w:cs="Times New Roman"/>
          <w:sz w:val="24"/>
          <w:szCs w:val="24"/>
        </w:rPr>
      </w:pPr>
    </w:p>
    <w:p w:rsidR="00DD2EBF" w:rsidRDefault="00DD2EBF" w:rsidP="008A6D73">
      <w:pPr>
        <w:spacing w:line="240" w:lineRule="auto"/>
        <w:rPr>
          <w:ins w:id="287" w:author="changh" w:date="2014-01-05T07:08:00Z"/>
          <w:rFonts w:ascii="Times New Roman" w:hAnsi="Times New Roman" w:cs="Times New Roman"/>
          <w:sz w:val="24"/>
          <w:szCs w:val="24"/>
        </w:rPr>
      </w:pPr>
      <w:ins w:id="288" w:author="changh" w:date="2014-01-05T07:08:00Z">
        <w:r>
          <w:rPr>
            <w:rFonts w:ascii="Times New Roman" w:hAnsi="Times New Roman" w:cs="Times New Roman"/>
            <w:sz w:val="24"/>
            <w:szCs w:val="24"/>
          </w:rPr>
          <w:t xml:space="preserve">3.5 Scenario analysis – This section should describe climate change and land cover </w:t>
        </w:r>
      </w:ins>
      <w:ins w:id="289" w:author="changh" w:date="2014-01-05T07:09:00Z">
        <w:r>
          <w:rPr>
            <w:rFonts w:ascii="Times New Roman" w:hAnsi="Times New Roman" w:cs="Times New Roman"/>
            <w:sz w:val="24"/>
            <w:szCs w:val="24"/>
          </w:rPr>
          <w:t>change</w:t>
        </w:r>
      </w:ins>
      <w:ins w:id="290" w:author="changh" w:date="2014-01-05T07:08:00Z">
        <w:r>
          <w:rPr>
            <w:rFonts w:ascii="Times New Roman" w:hAnsi="Times New Roman" w:cs="Times New Roman"/>
            <w:sz w:val="24"/>
            <w:szCs w:val="24"/>
          </w:rPr>
          <w:t xml:space="preserve"> </w:t>
        </w:r>
      </w:ins>
      <w:ins w:id="291" w:author="changh" w:date="2014-01-05T07:09:00Z">
        <w:r>
          <w:rPr>
            <w:rFonts w:ascii="Times New Roman" w:hAnsi="Times New Roman" w:cs="Times New Roman"/>
            <w:sz w:val="24"/>
            <w:szCs w:val="24"/>
          </w:rPr>
          <w:t xml:space="preserve">scenarios used in the analysis. </w:t>
        </w:r>
      </w:ins>
    </w:p>
    <w:p w:rsidR="00DD2EBF" w:rsidRPr="00357F67" w:rsidRDefault="00DD2EBF" w:rsidP="008A6D73">
      <w:pPr>
        <w:spacing w:line="240" w:lineRule="auto"/>
        <w:rPr>
          <w:rFonts w:ascii="Times New Roman" w:hAnsi="Times New Roman" w:cs="Times New Roman"/>
          <w:sz w:val="24"/>
          <w:szCs w:val="24"/>
        </w:rPr>
      </w:pPr>
    </w:p>
    <w:p w:rsidR="004559AB" w:rsidRPr="00DD2EBF" w:rsidRDefault="004559AB" w:rsidP="008A6D73">
      <w:pPr>
        <w:pStyle w:val="Heading2"/>
        <w:rPr>
          <w:rFonts w:ascii="Times New Roman" w:hAnsi="Times New Roman" w:cs="Times New Roman"/>
          <w:b/>
          <w:sz w:val="24"/>
          <w:szCs w:val="24"/>
          <w:rPrChange w:id="292" w:author="changh" w:date="2014-01-05T07:06:00Z">
            <w:rPr>
              <w:rFonts w:ascii="Times New Roman" w:hAnsi="Times New Roman" w:cs="Times New Roman"/>
              <w:sz w:val="24"/>
              <w:szCs w:val="24"/>
            </w:rPr>
          </w:rPrChange>
        </w:rPr>
      </w:pPr>
      <w:r w:rsidRPr="00DD2EBF">
        <w:rPr>
          <w:rFonts w:ascii="Times New Roman" w:hAnsi="Times New Roman" w:cs="Times New Roman"/>
          <w:b/>
          <w:sz w:val="24"/>
          <w:szCs w:val="24"/>
          <w:rPrChange w:id="293" w:author="changh" w:date="2014-01-05T07:06:00Z">
            <w:rPr>
              <w:rFonts w:ascii="Times New Roman" w:hAnsi="Times New Roman" w:cs="Times New Roman"/>
              <w:sz w:val="24"/>
              <w:szCs w:val="24"/>
            </w:rPr>
          </w:rPrChange>
        </w:rPr>
        <w:t>4.</w:t>
      </w:r>
      <w:del w:id="294" w:author="changh" w:date="2014-01-05T07:08:00Z">
        <w:r w:rsidRPr="00DD2EBF" w:rsidDel="00DD2EBF">
          <w:rPr>
            <w:rFonts w:ascii="Times New Roman" w:hAnsi="Times New Roman" w:cs="Times New Roman"/>
            <w:b/>
            <w:sz w:val="24"/>
            <w:szCs w:val="24"/>
            <w:rPrChange w:id="295" w:author="changh" w:date="2014-01-05T07:06:00Z">
              <w:rPr>
                <w:rFonts w:ascii="Times New Roman" w:hAnsi="Times New Roman" w:cs="Times New Roman"/>
                <w:sz w:val="24"/>
                <w:szCs w:val="24"/>
              </w:rPr>
            </w:rPrChange>
          </w:rPr>
          <w:delText>4</w:delText>
        </w:r>
      </w:del>
      <w:r w:rsidRPr="00DD2EBF">
        <w:rPr>
          <w:rFonts w:ascii="Times New Roman" w:hAnsi="Times New Roman" w:cs="Times New Roman"/>
          <w:b/>
          <w:sz w:val="24"/>
          <w:szCs w:val="24"/>
          <w:rPrChange w:id="296" w:author="changh" w:date="2014-01-05T07:06:00Z">
            <w:rPr>
              <w:rFonts w:ascii="Times New Roman" w:hAnsi="Times New Roman" w:cs="Times New Roman"/>
              <w:sz w:val="24"/>
              <w:szCs w:val="24"/>
            </w:rPr>
          </w:rPrChange>
        </w:rPr>
        <w:t xml:space="preserve"> </w:t>
      </w:r>
      <w:del w:id="297" w:author="changh" w:date="2014-01-05T07:01:00Z">
        <w:r w:rsidRPr="00DD2EBF" w:rsidDel="00DD2EBF">
          <w:rPr>
            <w:rFonts w:ascii="Times New Roman" w:hAnsi="Times New Roman" w:cs="Times New Roman"/>
            <w:b/>
            <w:sz w:val="24"/>
            <w:szCs w:val="24"/>
            <w:rPrChange w:id="298" w:author="changh" w:date="2014-01-05T07:06:00Z">
              <w:rPr>
                <w:rFonts w:ascii="Times New Roman" w:hAnsi="Times New Roman" w:cs="Times New Roman"/>
                <w:sz w:val="24"/>
                <w:szCs w:val="24"/>
              </w:rPr>
            </w:rPrChange>
          </w:rPr>
          <w:delText xml:space="preserve">Calibration and Validation </w:delText>
        </w:r>
      </w:del>
      <w:r w:rsidRPr="00DD2EBF">
        <w:rPr>
          <w:rFonts w:ascii="Times New Roman" w:hAnsi="Times New Roman" w:cs="Times New Roman"/>
          <w:b/>
          <w:sz w:val="24"/>
          <w:szCs w:val="24"/>
          <w:rPrChange w:id="299" w:author="changh" w:date="2014-01-05T07:06:00Z">
            <w:rPr>
              <w:rFonts w:ascii="Times New Roman" w:hAnsi="Times New Roman" w:cs="Times New Roman"/>
              <w:sz w:val="24"/>
              <w:szCs w:val="24"/>
            </w:rPr>
          </w:rPrChange>
        </w:rPr>
        <w:t>Results</w:t>
      </w:r>
    </w:p>
    <w:p w:rsidR="004559AB" w:rsidRDefault="004559AB" w:rsidP="008A6D73">
      <w:pPr>
        <w:spacing w:line="240" w:lineRule="auto"/>
        <w:rPr>
          <w:ins w:id="300" w:author="changh" w:date="2014-01-05T07:01:00Z"/>
          <w:rFonts w:ascii="Times New Roman" w:hAnsi="Times New Roman" w:cs="Times New Roman"/>
          <w:sz w:val="24"/>
          <w:szCs w:val="24"/>
        </w:rPr>
      </w:pPr>
      <w:r w:rsidRPr="00357F67">
        <w:rPr>
          <w:rFonts w:ascii="Times New Roman" w:hAnsi="Times New Roman" w:cs="Times New Roman"/>
          <w:sz w:val="24"/>
          <w:szCs w:val="24"/>
        </w:rPr>
        <w:tab/>
      </w:r>
    </w:p>
    <w:p w:rsidR="00DD2EBF" w:rsidRDefault="00DD2EBF" w:rsidP="008A6D73">
      <w:pPr>
        <w:spacing w:line="240" w:lineRule="auto"/>
        <w:rPr>
          <w:ins w:id="301" w:author="changh" w:date="2014-01-05T07:06:00Z"/>
          <w:rFonts w:ascii="Times New Roman" w:hAnsi="Times New Roman" w:cs="Times New Roman"/>
          <w:sz w:val="24"/>
          <w:szCs w:val="24"/>
        </w:rPr>
      </w:pPr>
      <w:ins w:id="302" w:author="changh" w:date="2014-01-05T07:01:00Z">
        <w:r>
          <w:rPr>
            <w:rFonts w:ascii="Times New Roman" w:hAnsi="Times New Roman" w:cs="Times New Roman"/>
            <w:sz w:val="24"/>
            <w:szCs w:val="24"/>
          </w:rPr>
          <w:t>4.1 Sensi</w:t>
        </w:r>
      </w:ins>
      <w:ins w:id="303" w:author="changh" w:date="2014-01-05T07:06:00Z">
        <w:r>
          <w:rPr>
            <w:rFonts w:ascii="Times New Roman" w:hAnsi="Times New Roman" w:cs="Times New Roman"/>
            <w:sz w:val="24"/>
            <w:szCs w:val="24"/>
          </w:rPr>
          <w:t>tivity analysis</w:t>
        </w:r>
      </w:ins>
    </w:p>
    <w:p w:rsidR="00DD2EBF" w:rsidRDefault="00DD2EBF" w:rsidP="008A6D73">
      <w:pPr>
        <w:spacing w:line="240" w:lineRule="auto"/>
        <w:rPr>
          <w:ins w:id="304" w:author="changh" w:date="2014-01-05T07:06:00Z"/>
          <w:rFonts w:ascii="Times New Roman" w:hAnsi="Times New Roman" w:cs="Times New Roman"/>
          <w:sz w:val="24"/>
          <w:szCs w:val="24"/>
        </w:rPr>
      </w:pPr>
    </w:p>
    <w:p w:rsidR="00DD2EBF" w:rsidRPr="00357F67" w:rsidRDefault="00DD2EBF" w:rsidP="00DD2EBF">
      <w:pPr>
        <w:spacing w:line="240" w:lineRule="auto"/>
        <w:rPr>
          <w:ins w:id="305" w:author="changh" w:date="2014-01-05T07:06:00Z"/>
          <w:rFonts w:ascii="Times New Roman" w:hAnsi="Times New Roman" w:cs="Times New Roman"/>
          <w:sz w:val="24"/>
          <w:szCs w:val="24"/>
        </w:rPr>
      </w:pPr>
      <w:commentRangeStart w:id="306"/>
      <w:ins w:id="307" w:author="changh" w:date="2014-01-05T07:06:00Z">
        <w:r w:rsidRPr="00357F67">
          <w:rPr>
            <w:rFonts w:ascii="Times New Roman" w:hAnsi="Times New Roman" w:cs="Times New Roman"/>
            <w:sz w:val="24"/>
            <w:szCs w:val="24"/>
          </w:rPr>
          <w:t>Figure 3 displays an example of this process showing results for the parameter EPCO (Plant uptake compensation factor).   As the parameter increases, winter flow decreases.  Sensitivity analysis was done for 43 parameters.  A summary of sensitive parameters can be found in Table 4.</w:t>
        </w:r>
        <w:commentRangeEnd w:id="306"/>
        <w:r>
          <w:rPr>
            <w:rStyle w:val="CommentReference"/>
          </w:rPr>
          <w:commentReference w:id="306"/>
        </w:r>
      </w:ins>
    </w:p>
    <w:p w:rsidR="00DD2EBF" w:rsidRPr="00357F67" w:rsidRDefault="00DD2EBF" w:rsidP="00DD2EBF">
      <w:pPr>
        <w:spacing w:line="240" w:lineRule="auto"/>
        <w:rPr>
          <w:ins w:id="308" w:author="changh" w:date="2014-01-05T07:06:00Z"/>
          <w:rFonts w:ascii="Times New Roman" w:hAnsi="Times New Roman" w:cs="Times New Roman"/>
          <w:sz w:val="24"/>
          <w:szCs w:val="24"/>
        </w:rPr>
      </w:pPr>
    </w:p>
    <w:p w:rsidR="00DD2EBF" w:rsidRPr="00357F67" w:rsidRDefault="00DD2EBF" w:rsidP="00DD2EBF">
      <w:pPr>
        <w:spacing w:line="240" w:lineRule="auto"/>
        <w:jc w:val="center"/>
        <w:rPr>
          <w:ins w:id="309" w:author="changh" w:date="2014-01-05T07:06:00Z"/>
          <w:rFonts w:ascii="Times New Roman" w:hAnsi="Times New Roman" w:cs="Times New Roman"/>
          <w:sz w:val="24"/>
          <w:szCs w:val="24"/>
        </w:rPr>
      </w:pPr>
      <w:ins w:id="310" w:author="changh" w:date="2014-01-05T07:06:00Z">
        <w:del w:id="311" w:author="Alexander Psaris" w:date="2014-01-08T11:47:00Z">
          <w:r w:rsidRPr="00357F67" w:rsidDel="00471EB8">
            <w:rPr>
              <w:rFonts w:ascii="Times New Roman" w:hAnsi="Times New Roman" w:cs="Times New Roman"/>
              <w:noProof/>
              <w:sz w:val="24"/>
              <w:szCs w:val="24"/>
              <w:rPrChange w:id="312">
                <w:rPr>
                  <w:noProof/>
                </w:rPr>
              </w:rPrChange>
            </w:rPr>
            <w:drawing>
              <wp:inline distT="0" distB="0" distL="0" distR="0" wp14:anchorId="74AC7DE5" wp14:editId="1866B680">
                <wp:extent cx="5943600" cy="339661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del>
      </w:ins>
      <w:ins w:id="313" w:author="Alexander Psaris" w:date="2014-01-08T11:47:00Z">
        <w:r w:rsidR="00471EB8">
          <w:rPr>
            <w:noProof/>
          </w:rPr>
          <w:drawing>
            <wp:inline distT="0" distB="0" distL="0" distR="0" wp14:anchorId="02F1AF40" wp14:editId="0E3BF0E1">
              <wp:extent cx="4572000" cy="3657600"/>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ins>
    </w:p>
    <w:p w:rsidR="00DD2EBF" w:rsidRPr="00357F67" w:rsidRDefault="00DD2EBF" w:rsidP="00DD2EBF">
      <w:pPr>
        <w:spacing w:line="240" w:lineRule="auto"/>
        <w:ind w:left="900" w:right="990"/>
        <w:rPr>
          <w:ins w:id="314" w:author="changh" w:date="2014-01-05T07:06:00Z"/>
          <w:rFonts w:ascii="Times New Roman" w:hAnsi="Times New Roman" w:cs="Times New Roman"/>
          <w:sz w:val="24"/>
          <w:szCs w:val="24"/>
        </w:rPr>
      </w:pPr>
      <w:ins w:id="315" w:author="changh" w:date="2014-01-05T07:06:00Z">
        <w:r w:rsidRPr="00357F67">
          <w:rPr>
            <w:rStyle w:val="FigureChar"/>
            <w:rFonts w:ascii="Times New Roman" w:hAnsi="Times New Roman" w:cs="Times New Roman"/>
            <w:sz w:val="24"/>
            <w:szCs w:val="24"/>
          </w:rPr>
          <w:t>Fig 4</w:t>
        </w:r>
        <w:r w:rsidRPr="00357F67">
          <w:rPr>
            <w:rFonts w:ascii="Times New Roman" w:hAnsi="Times New Roman" w:cs="Times New Roman"/>
            <w:b/>
            <w:sz w:val="24"/>
            <w:szCs w:val="24"/>
          </w:rPr>
          <w:t>:</w:t>
        </w:r>
        <w:r w:rsidRPr="00357F67">
          <w:rPr>
            <w:rFonts w:ascii="Times New Roman" w:hAnsi="Times New Roman" w:cs="Times New Roman"/>
            <w:sz w:val="24"/>
            <w:szCs w:val="24"/>
          </w:rPr>
          <w:t xml:space="preserve">  Sensitivity analysis of the </w:t>
        </w:r>
        <w:del w:id="316" w:author="Alexander Psaris" w:date="2014-01-08T11:47:00Z">
          <w:r w:rsidRPr="00357F67" w:rsidDel="00471EB8">
            <w:rPr>
              <w:rFonts w:ascii="Times New Roman" w:hAnsi="Times New Roman" w:cs="Times New Roman"/>
              <w:sz w:val="24"/>
              <w:szCs w:val="24"/>
            </w:rPr>
            <w:delText>EPCO</w:delText>
          </w:r>
        </w:del>
      </w:ins>
      <w:ins w:id="317" w:author="Alexander Psaris" w:date="2014-01-08T11:47:00Z">
        <w:r w:rsidR="00471EB8">
          <w:rPr>
            <w:rFonts w:ascii="Times New Roman" w:hAnsi="Times New Roman" w:cs="Times New Roman"/>
            <w:sz w:val="24"/>
            <w:szCs w:val="24"/>
          </w:rPr>
          <w:t>HRU_SLP</w:t>
        </w:r>
      </w:ins>
      <w:ins w:id="318" w:author="changh" w:date="2014-01-05T07:06:00Z">
        <w:r w:rsidRPr="00357F67">
          <w:rPr>
            <w:rFonts w:ascii="Times New Roman" w:hAnsi="Times New Roman" w:cs="Times New Roman"/>
            <w:sz w:val="24"/>
            <w:szCs w:val="24"/>
          </w:rPr>
          <w:t xml:space="preserve"> parameter (</w:t>
        </w:r>
        <w:del w:id="319" w:author="Alexander Psaris" w:date="2014-01-08T11:47:00Z">
          <w:r w:rsidRPr="00357F67" w:rsidDel="00471EB8">
            <w:rPr>
              <w:rFonts w:ascii="Times New Roman" w:hAnsi="Times New Roman" w:cs="Times New Roman"/>
              <w:sz w:val="24"/>
              <w:szCs w:val="24"/>
            </w:rPr>
            <w:delText>Plant uptake compensation factor</w:delText>
          </w:r>
        </w:del>
      </w:ins>
      <w:ins w:id="320" w:author="Alexander Psaris" w:date="2014-01-08T11:47:00Z">
        <w:r w:rsidR="00471EB8">
          <w:rPr>
            <w:rFonts w:ascii="Times New Roman" w:hAnsi="Times New Roman" w:cs="Times New Roman"/>
            <w:sz w:val="24"/>
            <w:szCs w:val="24"/>
          </w:rPr>
          <w:t>HRU Slope</w:t>
        </w:r>
      </w:ins>
      <w:ins w:id="321" w:author="changh" w:date="2014-01-05T07:06:00Z">
        <w:r w:rsidRPr="00357F67">
          <w:rPr>
            <w:rFonts w:ascii="Times New Roman" w:hAnsi="Times New Roman" w:cs="Times New Roman"/>
            <w:sz w:val="24"/>
            <w:szCs w:val="24"/>
          </w:rPr>
          <w:t xml:space="preserve">) using the SWAT-CUP software.  Larger values of </w:t>
        </w:r>
        <w:del w:id="322" w:author="Alexander Psaris" w:date="2014-01-08T11:47:00Z">
          <w:r w:rsidRPr="00357F67" w:rsidDel="00471EB8">
            <w:rPr>
              <w:rFonts w:ascii="Times New Roman" w:hAnsi="Times New Roman" w:cs="Times New Roman"/>
              <w:sz w:val="24"/>
              <w:szCs w:val="24"/>
            </w:rPr>
            <w:delText>EPCO</w:delText>
          </w:r>
        </w:del>
      </w:ins>
      <w:ins w:id="323" w:author="Alexander Psaris" w:date="2014-01-08T11:47:00Z">
        <w:r w:rsidR="00471EB8">
          <w:rPr>
            <w:rFonts w:ascii="Times New Roman" w:hAnsi="Times New Roman" w:cs="Times New Roman"/>
            <w:sz w:val="24"/>
            <w:szCs w:val="24"/>
          </w:rPr>
          <w:t>HRU_SLP</w:t>
        </w:r>
      </w:ins>
      <w:ins w:id="324" w:author="changh" w:date="2014-01-05T07:06:00Z">
        <w:r w:rsidRPr="00357F67">
          <w:rPr>
            <w:rFonts w:ascii="Times New Roman" w:hAnsi="Times New Roman" w:cs="Times New Roman"/>
            <w:sz w:val="24"/>
            <w:szCs w:val="24"/>
          </w:rPr>
          <w:t xml:space="preserve"> result in </w:t>
        </w:r>
      </w:ins>
      <w:ins w:id="325" w:author="Alexander Psaris" w:date="2014-01-08T11:47:00Z">
        <w:r w:rsidR="00471EB8">
          <w:rPr>
            <w:rFonts w:ascii="Times New Roman" w:hAnsi="Times New Roman" w:cs="Times New Roman"/>
            <w:sz w:val="24"/>
            <w:szCs w:val="24"/>
          </w:rPr>
          <w:t>larger sediment yields</w:t>
        </w:r>
      </w:ins>
      <w:ins w:id="326" w:author="changh" w:date="2014-01-05T07:06:00Z">
        <w:del w:id="327" w:author="Alexander Psaris" w:date="2014-01-08T11:47:00Z">
          <w:r w:rsidRPr="00357F67" w:rsidDel="00471EB8">
            <w:rPr>
              <w:rFonts w:ascii="Times New Roman" w:hAnsi="Times New Roman" w:cs="Times New Roman"/>
              <w:sz w:val="24"/>
              <w:szCs w:val="24"/>
            </w:rPr>
            <w:delText xml:space="preserve">smaller peak flows during winter </w:delText>
          </w:r>
          <w:commentRangeStart w:id="328"/>
          <w:r w:rsidRPr="00357F67" w:rsidDel="00471EB8">
            <w:rPr>
              <w:rFonts w:ascii="Times New Roman" w:hAnsi="Times New Roman" w:cs="Times New Roman"/>
              <w:sz w:val="24"/>
              <w:szCs w:val="24"/>
            </w:rPr>
            <w:delText>months</w:delText>
          </w:r>
        </w:del>
        <w:commentRangeEnd w:id="328"/>
        <w:r>
          <w:rPr>
            <w:rStyle w:val="CommentReference"/>
          </w:rPr>
          <w:commentReference w:id="328"/>
        </w:r>
        <w:r w:rsidRPr="00357F67">
          <w:rPr>
            <w:rFonts w:ascii="Times New Roman" w:hAnsi="Times New Roman" w:cs="Times New Roman"/>
            <w:sz w:val="24"/>
            <w:szCs w:val="24"/>
          </w:rPr>
          <w:t xml:space="preserve">.  </w:t>
        </w:r>
      </w:ins>
    </w:p>
    <w:p w:rsidR="00DD2EBF" w:rsidRDefault="00DD2EBF" w:rsidP="008A6D73">
      <w:pPr>
        <w:spacing w:line="240" w:lineRule="auto"/>
        <w:rPr>
          <w:ins w:id="329" w:author="changh" w:date="2014-01-05T07:06:00Z"/>
          <w:rFonts w:ascii="Times New Roman" w:hAnsi="Times New Roman" w:cs="Times New Roman"/>
          <w:sz w:val="24"/>
          <w:szCs w:val="24"/>
        </w:rPr>
      </w:pPr>
    </w:p>
    <w:p w:rsidR="00DD2EBF" w:rsidRPr="00357F67" w:rsidRDefault="00DD2EBF" w:rsidP="008A6D73">
      <w:pPr>
        <w:spacing w:line="240" w:lineRule="auto"/>
        <w:rPr>
          <w:rFonts w:ascii="Times New Roman" w:hAnsi="Times New Roman" w:cs="Times New Roman"/>
          <w:sz w:val="24"/>
          <w:szCs w:val="24"/>
        </w:rPr>
      </w:pPr>
    </w:p>
    <w:p w:rsidR="004559AB" w:rsidRPr="00357F67" w:rsidRDefault="004559AB" w:rsidP="008A6D73">
      <w:pPr>
        <w:pStyle w:val="Heading3"/>
        <w:rPr>
          <w:rFonts w:ascii="Times New Roman" w:hAnsi="Times New Roman" w:cs="Times New Roman"/>
          <w:sz w:val="24"/>
          <w:szCs w:val="24"/>
        </w:rPr>
      </w:pPr>
      <w:r w:rsidRPr="00357F67">
        <w:rPr>
          <w:rFonts w:ascii="Times New Roman" w:hAnsi="Times New Roman" w:cs="Times New Roman"/>
          <w:sz w:val="24"/>
          <w:szCs w:val="24"/>
        </w:rPr>
        <w:t>4.</w:t>
      </w:r>
      <w:ins w:id="330" w:author="changh" w:date="2014-01-05T07:09:00Z">
        <w:r w:rsidR="00DD2EBF">
          <w:rPr>
            <w:rFonts w:ascii="Times New Roman" w:hAnsi="Times New Roman" w:cs="Times New Roman"/>
            <w:sz w:val="24"/>
            <w:szCs w:val="24"/>
          </w:rPr>
          <w:t>2</w:t>
        </w:r>
      </w:ins>
      <w:del w:id="331" w:author="changh" w:date="2014-01-05T07:09:00Z">
        <w:r w:rsidRPr="00357F67" w:rsidDel="00DD2EBF">
          <w:rPr>
            <w:rFonts w:ascii="Times New Roman" w:hAnsi="Times New Roman" w:cs="Times New Roman"/>
            <w:sz w:val="24"/>
            <w:szCs w:val="24"/>
          </w:rPr>
          <w:delText>4.1</w:delText>
        </w:r>
      </w:del>
      <w:r w:rsidRPr="00357F67">
        <w:rPr>
          <w:rFonts w:ascii="Times New Roman" w:hAnsi="Times New Roman" w:cs="Times New Roman"/>
          <w:sz w:val="24"/>
          <w:szCs w:val="24"/>
        </w:rPr>
        <w:t xml:space="preserve"> Flow</w:t>
      </w: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996CB8" w:rsidRPr="00357F67">
        <w:rPr>
          <w:rFonts w:ascii="Times New Roman" w:hAnsi="Times New Roman" w:cs="Times New Roman"/>
          <w:sz w:val="24"/>
          <w:szCs w:val="24"/>
        </w:rPr>
        <w:t xml:space="preserve">Based on a review of the existing </w:t>
      </w:r>
      <w:commentRangeStart w:id="332"/>
      <w:r w:rsidR="00996CB8" w:rsidRPr="00357F67">
        <w:rPr>
          <w:rFonts w:ascii="Times New Roman" w:hAnsi="Times New Roman" w:cs="Times New Roman"/>
          <w:sz w:val="24"/>
          <w:szCs w:val="24"/>
        </w:rPr>
        <w:t>literature</w:t>
      </w:r>
      <w:commentRangeEnd w:id="332"/>
      <w:r w:rsidR="005E30D6">
        <w:rPr>
          <w:rStyle w:val="CommentReference"/>
        </w:rPr>
        <w:commentReference w:id="332"/>
      </w:r>
      <w:r w:rsidR="00996CB8" w:rsidRPr="00357F67">
        <w:rPr>
          <w:rFonts w:ascii="Times New Roman" w:hAnsi="Times New Roman" w:cs="Times New Roman"/>
          <w:sz w:val="24"/>
          <w:szCs w:val="24"/>
        </w:rPr>
        <w:t xml:space="preserve"> and our sensitivity analysis, </w:t>
      </w:r>
      <w:r w:rsidR="008E3437" w:rsidRPr="00357F67">
        <w:rPr>
          <w:rFonts w:ascii="Times New Roman" w:hAnsi="Times New Roman" w:cs="Times New Roman"/>
          <w:sz w:val="24"/>
          <w:szCs w:val="24"/>
        </w:rPr>
        <w:t>twelve</w:t>
      </w:r>
      <w:r w:rsidRPr="00357F67">
        <w:rPr>
          <w:rFonts w:ascii="Times New Roman" w:hAnsi="Times New Roman" w:cs="Times New Roman"/>
          <w:sz w:val="24"/>
          <w:szCs w:val="24"/>
        </w:rPr>
        <w:t xml:space="preserve"> parameters were </w:t>
      </w:r>
      <w:r w:rsidR="00996CB8" w:rsidRPr="00357F67">
        <w:rPr>
          <w:rFonts w:ascii="Times New Roman" w:hAnsi="Times New Roman" w:cs="Times New Roman"/>
          <w:sz w:val="24"/>
          <w:szCs w:val="24"/>
        </w:rPr>
        <w:t>used</w:t>
      </w:r>
      <w:r w:rsidRPr="00357F67">
        <w:rPr>
          <w:rFonts w:ascii="Times New Roman" w:hAnsi="Times New Roman" w:cs="Times New Roman"/>
          <w:sz w:val="24"/>
          <w:szCs w:val="24"/>
        </w:rPr>
        <w:t xml:space="preserve"> to calibrate the Tualatin</w:t>
      </w:r>
      <w:r w:rsidR="00992417" w:rsidRPr="00357F67">
        <w:rPr>
          <w:rFonts w:ascii="Times New Roman" w:hAnsi="Times New Roman" w:cs="Times New Roman"/>
          <w:sz w:val="24"/>
          <w:szCs w:val="24"/>
        </w:rPr>
        <w:t xml:space="preserve"> and Yamhill</w:t>
      </w:r>
      <w:r w:rsidRPr="00357F67">
        <w:rPr>
          <w:rFonts w:ascii="Times New Roman" w:hAnsi="Times New Roman" w:cs="Times New Roman"/>
          <w:sz w:val="24"/>
          <w:szCs w:val="24"/>
        </w:rPr>
        <w:t xml:space="preserve">.  Monthly calibration results for flow were quite good in both basins, with NSE </w:t>
      </w:r>
      <w:r w:rsidR="00570B17" w:rsidRPr="00357F67">
        <w:rPr>
          <w:rFonts w:ascii="Times New Roman" w:hAnsi="Times New Roman" w:cs="Times New Roman"/>
          <w:sz w:val="24"/>
          <w:szCs w:val="24"/>
        </w:rPr>
        <w:t>greater than 0.9</w:t>
      </w:r>
      <w:r w:rsidRPr="00357F67">
        <w:rPr>
          <w:rFonts w:ascii="Times New Roman" w:hAnsi="Times New Roman" w:cs="Times New Roman"/>
          <w:sz w:val="24"/>
          <w:szCs w:val="24"/>
        </w:rPr>
        <w:t xml:space="preserve"> during the calibration period and 0.</w:t>
      </w:r>
      <w:r w:rsidR="00570B17" w:rsidRPr="00357F67">
        <w:rPr>
          <w:rFonts w:ascii="Times New Roman" w:hAnsi="Times New Roman" w:cs="Times New Roman"/>
          <w:sz w:val="24"/>
          <w:szCs w:val="24"/>
        </w:rPr>
        <w:t>92 and</w:t>
      </w:r>
      <w:r w:rsidRPr="00357F67">
        <w:rPr>
          <w:rFonts w:ascii="Times New Roman" w:hAnsi="Times New Roman" w:cs="Times New Roman"/>
          <w:sz w:val="24"/>
          <w:szCs w:val="24"/>
        </w:rPr>
        <w:t xml:space="preserve"> 0.</w:t>
      </w:r>
      <w:r w:rsidR="00570B17" w:rsidRPr="00357F67">
        <w:rPr>
          <w:rFonts w:ascii="Times New Roman" w:hAnsi="Times New Roman" w:cs="Times New Roman"/>
          <w:sz w:val="24"/>
          <w:szCs w:val="24"/>
        </w:rPr>
        <w:t>67</w:t>
      </w:r>
      <w:r w:rsidRPr="00357F67">
        <w:rPr>
          <w:rFonts w:ascii="Times New Roman" w:hAnsi="Times New Roman" w:cs="Times New Roman"/>
          <w:sz w:val="24"/>
          <w:szCs w:val="24"/>
        </w:rPr>
        <w:t xml:space="preserve"> for </w:t>
      </w:r>
      <w:r w:rsidR="00570B17" w:rsidRPr="00357F67">
        <w:rPr>
          <w:rFonts w:ascii="Times New Roman" w:hAnsi="Times New Roman" w:cs="Times New Roman"/>
          <w:sz w:val="24"/>
          <w:szCs w:val="24"/>
        </w:rPr>
        <w:t xml:space="preserve">Tualatin and Yamhill, respectively, for </w:t>
      </w:r>
      <w:r w:rsidRPr="00357F67">
        <w:rPr>
          <w:rFonts w:ascii="Times New Roman" w:hAnsi="Times New Roman" w:cs="Times New Roman"/>
          <w:sz w:val="24"/>
          <w:szCs w:val="24"/>
        </w:rPr>
        <w:t>the validation period (Figure 3).  The simulated runoff ratio for Tualatin is 0.</w:t>
      </w:r>
      <w:r w:rsidR="00570B17" w:rsidRPr="00357F67">
        <w:rPr>
          <w:rFonts w:ascii="Times New Roman" w:hAnsi="Times New Roman" w:cs="Times New Roman"/>
          <w:sz w:val="24"/>
          <w:szCs w:val="24"/>
        </w:rPr>
        <w:t>64</w:t>
      </w:r>
      <w:r w:rsidR="00293826" w:rsidRPr="00357F67">
        <w:rPr>
          <w:rFonts w:ascii="Times New Roman" w:hAnsi="Times New Roman" w:cs="Times New Roman"/>
          <w:sz w:val="24"/>
          <w:szCs w:val="24"/>
        </w:rPr>
        <w:t xml:space="preserve"> and 0.6</w:t>
      </w:r>
      <w:r w:rsidR="00570B17" w:rsidRPr="00357F67">
        <w:rPr>
          <w:rFonts w:ascii="Times New Roman" w:hAnsi="Times New Roman" w:cs="Times New Roman"/>
          <w:sz w:val="24"/>
          <w:szCs w:val="24"/>
        </w:rPr>
        <w:t>1</w:t>
      </w:r>
      <w:r w:rsidR="00293826" w:rsidRPr="00357F67">
        <w:rPr>
          <w:rFonts w:ascii="Times New Roman" w:hAnsi="Times New Roman" w:cs="Times New Roman"/>
          <w:sz w:val="24"/>
          <w:szCs w:val="24"/>
        </w:rPr>
        <w:t xml:space="preserve"> for Yamhill (Table 4</w:t>
      </w:r>
      <w:r w:rsidRPr="00357F67">
        <w:rPr>
          <w:rFonts w:ascii="Times New Roman" w:hAnsi="Times New Roman" w:cs="Times New Roman"/>
          <w:sz w:val="24"/>
          <w:szCs w:val="24"/>
        </w:rPr>
        <w:t xml:space="preserve">).  </w:t>
      </w:r>
    </w:p>
    <w:p w:rsidR="004559AB" w:rsidRPr="00357F67" w:rsidRDefault="00A00788"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The SWAT models underestimate</w:t>
      </w:r>
      <w:r w:rsidR="004559AB" w:rsidRPr="00357F67">
        <w:rPr>
          <w:rFonts w:ascii="Times New Roman" w:hAnsi="Times New Roman" w:cs="Times New Roman"/>
          <w:sz w:val="24"/>
          <w:szCs w:val="24"/>
        </w:rPr>
        <w:t xml:space="preserve"> flow </w:t>
      </w:r>
      <w:commentRangeStart w:id="333"/>
      <w:r w:rsidR="004559AB" w:rsidRPr="00357F67">
        <w:rPr>
          <w:rFonts w:ascii="Times New Roman" w:hAnsi="Times New Roman" w:cs="Times New Roman"/>
          <w:sz w:val="24"/>
          <w:szCs w:val="24"/>
        </w:rPr>
        <w:t>consistently</w:t>
      </w:r>
      <w:commentRangeEnd w:id="333"/>
      <w:r w:rsidR="005E30D6">
        <w:rPr>
          <w:rStyle w:val="CommentReference"/>
        </w:rPr>
        <w:commentReference w:id="333"/>
      </w:r>
      <w:r w:rsidR="004559AB" w:rsidRPr="00357F67">
        <w:rPr>
          <w:rFonts w:ascii="Times New Roman" w:hAnsi="Times New Roman" w:cs="Times New Roman"/>
          <w:sz w:val="24"/>
          <w:szCs w:val="24"/>
        </w:rPr>
        <w:t xml:space="preserve"> throughout both basins for both calibration and validation periods.  In the Tualatin, the most severe underestimation was in Fanno creek</w:t>
      </w:r>
      <w:ins w:id="334" w:author="changh" w:date="2014-01-05T07:16:00Z">
        <w:r w:rsidR="005E30D6">
          <w:rPr>
            <w:rFonts w:ascii="Times New Roman" w:hAnsi="Times New Roman" w:cs="Times New Roman"/>
            <w:sz w:val="24"/>
            <w:szCs w:val="24"/>
          </w:rPr>
          <w:t>, the most urbanized watershed,</w:t>
        </w:r>
      </w:ins>
      <w:r w:rsidR="004559AB" w:rsidRPr="00357F67">
        <w:rPr>
          <w:rFonts w:ascii="Times New Roman" w:hAnsi="Times New Roman" w:cs="Times New Roman"/>
          <w:sz w:val="24"/>
          <w:szCs w:val="24"/>
        </w:rPr>
        <w:t xml:space="preserve"> during both calibration and validation periods</w:t>
      </w:r>
      <w:r w:rsidR="00996CB8" w:rsidRPr="00357F67">
        <w:rPr>
          <w:rFonts w:ascii="Times New Roman" w:hAnsi="Times New Roman" w:cs="Times New Roman"/>
          <w:sz w:val="24"/>
          <w:szCs w:val="24"/>
        </w:rPr>
        <w:t xml:space="preserve"> (Fig </w:t>
      </w:r>
      <w:commentRangeStart w:id="335"/>
      <w:r w:rsidR="00996CB8" w:rsidRPr="00357F67">
        <w:rPr>
          <w:rFonts w:ascii="Times New Roman" w:hAnsi="Times New Roman" w:cs="Times New Roman"/>
          <w:sz w:val="24"/>
          <w:szCs w:val="24"/>
        </w:rPr>
        <w:t>3</w:t>
      </w:r>
      <w:commentRangeEnd w:id="335"/>
      <w:r w:rsidR="00CF1477">
        <w:rPr>
          <w:rStyle w:val="CommentReference"/>
        </w:rPr>
        <w:commentReference w:id="335"/>
      </w:r>
      <w:r w:rsidR="00996CB8" w:rsidRPr="00357F67">
        <w:rPr>
          <w:rFonts w:ascii="Times New Roman" w:hAnsi="Times New Roman" w:cs="Times New Roman"/>
          <w:sz w:val="24"/>
          <w:szCs w:val="24"/>
        </w:rPr>
        <w:t>)</w:t>
      </w:r>
      <w:r w:rsidR="004559AB" w:rsidRPr="00357F67">
        <w:rPr>
          <w:rFonts w:ascii="Times New Roman" w:hAnsi="Times New Roman" w:cs="Times New Roman"/>
          <w:sz w:val="24"/>
          <w:szCs w:val="24"/>
        </w:rPr>
        <w:t>.  The McMinville gage had the most severe underestimation of all gages in the validation period (-37.7%).  West Linn had the smallest bias (&lt; 2%) in both calib</w:t>
      </w:r>
      <w:r w:rsidR="00CC6EB0" w:rsidRPr="00357F67">
        <w:rPr>
          <w:rFonts w:ascii="Times New Roman" w:hAnsi="Times New Roman" w:cs="Times New Roman"/>
          <w:sz w:val="24"/>
          <w:szCs w:val="24"/>
        </w:rPr>
        <w:t>ration and validation periods.  Visual comparison of the observed and simulated results by hydrograph show that the source of bias in the model is mostly wintertime high flows</w:t>
      </w:r>
      <w:r w:rsidR="00411D4C" w:rsidRPr="00357F67">
        <w:rPr>
          <w:rFonts w:ascii="Times New Roman" w:hAnsi="Times New Roman" w:cs="Times New Roman"/>
          <w:sz w:val="24"/>
          <w:szCs w:val="24"/>
        </w:rPr>
        <w:t xml:space="preserve">, however there are some instances of underestimation during low flow periods as well in calibration and validation periods, suggesting that evapo-transpiration </w:t>
      </w:r>
      <w:ins w:id="336" w:author="changh" w:date="2014-01-05T07:17:00Z">
        <w:r w:rsidR="005E30D6">
          <w:rPr>
            <w:rFonts w:ascii="Times New Roman" w:hAnsi="Times New Roman" w:cs="Times New Roman"/>
            <w:sz w:val="24"/>
            <w:szCs w:val="24"/>
          </w:rPr>
          <w:t xml:space="preserve">might be </w:t>
        </w:r>
      </w:ins>
      <w:del w:id="337" w:author="changh" w:date="2014-01-05T07:17:00Z">
        <w:r w:rsidR="00411D4C" w:rsidRPr="00357F67" w:rsidDel="005E30D6">
          <w:rPr>
            <w:rFonts w:ascii="Times New Roman" w:hAnsi="Times New Roman" w:cs="Times New Roman"/>
            <w:sz w:val="24"/>
            <w:szCs w:val="24"/>
          </w:rPr>
          <w:delText>is</w:delText>
        </w:r>
      </w:del>
      <w:r w:rsidR="00411D4C" w:rsidRPr="00357F67">
        <w:rPr>
          <w:rFonts w:ascii="Times New Roman" w:hAnsi="Times New Roman" w:cs="Times New Roman"/>
          <w:sz w:val="24"/>
          <w:szCs w:val="24"/>
        </w:rPr>
        <w:t xml:space="preserve"> too </w:t>
      </w:r>
      <w:commentRangeStart w:id="338"/>
      <w:r w:rsidR="00411D4C" w:rsidRPr="00357F67">
        <w:rPr>
          <w:rFonts w:ascii="Times New Roman" w:hAnsi="Times New Roman" w:cs="Times New Roman"/>
          <w:sz w:val="24"/>
          <w:szCs w:val="24"/>
        </w:rPr>
        <w:t>high</w:t>
      </w:r>
      <w:commentRangeEnd w:id="338"/>
      <w:r w:rsidR="005E30D6">
        <w:rPr>
          <w:rStyle w:val="CommentReference"/>
        </w:rPr>
        <w:commentReference w:id="338"/>
      </w:r>
      <w:r w:rsidR="00CC6EB0" w:rsidRPr="00357F67">
        <w:rPr>
          <w:rFonts w:ascii="Times New Roman" w:hAnsi="Times New Roman" w:cs="Times New Roman"/>
          <w:sz w:val="24"/>
          <w:szCs w:val="24"/>
        </w:rPr>
        <w:t xml:space="preserve">.  </w:t>
      </w:r>
      <w:r w:rsidR="004559AB" w:rsidRPr="00357F67">
        <w:rPr>
          <w:rFonts w:ascii="Times New Roman" w:hAnsi="Times New Roman" w:cs="Times New Roman"/>
          <w:sz w:val="24"/>
          <w:szCs w:val="24"/>
        </w:rPr>
        <w:t xml:space="preserve">RSR values never exceed 0.54 at all gages for both calibration and validation periods.  </w:t>
      </w:r>
    </w:p>
    <w:p w:rsidR="004559AB" w:rsidRPr="00357F67" w:rsidRDefault="004559AB" w:rsidP="008A6D73">
      <w:pPr>
        <w:spacing w:line="240" w:lineRule="auto"/>
        <w:rPr>
          <w:rFonts w:ascii="Times New Roman" w:hAnsi="Times New Roman" w:cs="Times New Roman"/>
          <w:sz w:val="24"/>
          <w:szCs w:val="24"/>
        </w:rPr>
      </w:pPr>
    </w:p>
    <w:tbl>
      <w:tblPr>
        <w:tblW w:w="6061" w:type="dxa"/>
        <w:jc w:val="center"/>
        <w:tblInd w:w="93" w:type="dxa"/>
        <w:tblLook w:val="04A0" w:firstRow="1" w:lastRow="0" w:firstColumn="1" w:lastColumn="0" w:noHBand="0" w:noVBand="1"/>
      </w:tblPr>
      <w:tblGrid>
        <w:gridCol w:w="1092"/>
        <w:gridCol w:w="883"/>
        <w:gridCol w:w="937"/>
        <w:gridCol w:w="771"/>
        <w:gridCol w:w="771"/>
        <w:gridCol w:w="1660"/>
      </w:tblGrid>
      <w:tr w:rsidR="004559AB" w:rsidRPr="00357F67"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357F67" w:rsidRDefault="00293826"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b/>
                <w:color w:val="000000"/>
                <w:sz w:val="24"/>
                <w:szCs w:val="24"/>
              </w:rPr>
              <w:t>Table 4</w:t>
            </w:r>
            <w:r w:rsidR="004559AB" w:rsidRPr="00357F67">
              <w:rPr>
                <w:rFonts w:ascii="Times New Roman" w:eastAsia="Times New Roman" w:hAnsi="Times New Roman" w:cs="Times New Roman"/>
                <w:color w:val="000000"/>
                <w:sz w:val="24"/>
                <w:szCs w:val="24"/>
              </w:rPr>
              <w:t>:  Simulated historic water budget (mm) for the time period 1/1/1979 - 12/31/2005</w:t>
            </w:r>
          </w:p>
        </w:tc>
      </w:tr>
      <w:tr w:rsidR="004559AB" w:rsidRPr="00357F67"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Precip</w:t>
            </w:r>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Runoff Ratio</w:t>
            </w:r>
          </w:p>
        </w:tc>
      </w:tr>
      <w:tr w:rsidR="004559AB" w:rsidRPr="00357F67"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i/>
                <w:color w:val="000000"/>
                <w:sz w:val="24"/>
                <w:szCs w:val="24"/>
              </w:rPr>
            </w:pPr>
            <w:r w:rsidRPr="00357F67">
              <w:rPr>
                <w:rFonts w:ascii="Times New Roman" w:eastAsia="Times New Roman" w:hAnsi="Times New Roman" w:cs="Times New Roman"/>
                <w:b/>
                <w:i/>
                <w:color w:val="000000"/>
                <w:sz w:val="24"/>
                <w:szCs w:val="24"/>
              </w:rPr>
              <w:t>Tualatin</w:t>
            </w:r>
          </w:p>
        </w:tc>
        <w:tc>
          <w:tcPr>
            <w:tcW w:w="853"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1,212</w:t>
            </w:r>
          </w:p>
        </w:tc>
        <w:tc>
          <w:tcPr>
            <w:tcW w:w="914" w:type="dxa"/>
            <w:tcBorders>
              <w:top w:val="single" w:sz="12" w:space="0" w:color="auto"/>
              <w:left w:val="nil"/>
              <w:bottom w:val="nil"/>
              <w:right w:val="nil"/>
            </w:tcBorders>
            <w:shd w:val="clear" w:color="auto" w:fill="auto"/>
            <w:noWrap/>
            <w:vAlign w:val="bottom"/>
            <w:hideMark/>
          </w:tcPr>
          <w:p w:rsidR="004559AB" w:rsidRPr="00357F67" w:rsidRDefault="004559AB" w:rsidP="00B129D7">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7</w:t>
            </w:r>
            <w:r w:rsidR="00B129D7" w:rsidRPr="00357F67">
              <w:rPr>
                <w:rFonts w:ascii="Times New Roman" w:eastAsia="Times New Roman" w:hAnsi="Times New Roman" w:cs="Times New Roman"/>
                <w:color w:val="000000"/>
                <w:sz w:val="24"/>
                <w:szCs w:val="24"/>
              </w:rPr>
              <w:t>74</w:t>
            </w:r>
          </w:p>
        </w:tc>
        <w:tc>
          <w:tcPr>
            <w:tcW w:w="771"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939</w:t>
            </w:r>
          </w:p>
        </w:tc>
        <w:tc>
          <w:tcPr>
            <w:tcW w:w="771" w:type="dxa"/>
            <w:tcBorders>
              <w:top w:val="single" w:sz="12" w:space="0" w:color="auto"/>
              <w:left w:val="nil"/>
              <w:bottom w:val="nil"/>
              <w:right w:val="nil"/>
            </w:tcBorders>
            <w:shd w:val="clear" w:color="auto" w:fill="auto"/>
            <w:noWrap/>
            <w:vAlign w:val="bottom"/>
            <w:hideMark/>
          </w:tcPr>
          <w:p w:rsidR="004559AB" w:rsidRPr="00357F67" w:rsidRDefault="004559AB" w:rsidP="00B129D7">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4</w:t>
            </w:r>
            <w:r w:rsidR="00B129D7" w:rsidRPr="00357F67">
              <w:rPr>
                <w:rFonts w:ascii="Times New Roman" w:eastAsia="Times New Roman" w:hAnsi="Times New Roman" w:cs="Times New Roman"/>
                <w:color w:val="000000"/>
                <w:sz w:val="24"/>
                <w:szCs w:val="24"/>
              </w:rPr>
              <w:t>09</w:t>
            </w:r>
          </w:p>
        </w:tc>
        <w:tc>
          <w:tcPr>
            <w:tcW w:w="1660" w:type="dxa"/>
            <w:tcBorders>
              <w:top w:val="single" w:sz="12" w:space="0" w:color="auto"/>
              <w:left w:val="nil"/>
              <w:bottom w:val="nil"/>
              <w:right w:val="nil"/>
            </w:tcBorders>
            <w:shd w:val="clear" w:color="auto" w:fill="auto"/>
            <w:noWrap/>
            <w:vAlign w:val="bottom"/>
            <w:hideMark/>
          </w:tcPr>
          <w:p w:rsidR="004559AB" w:rsidRPr="00357F67" w:rsidRDefault="004559AB" w:rsidP="00B129D7">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B129D7" w:rsidRPr="00357F67">
              <w:rPr>
                <w:rFonts w:ascii="Times New Roman" w:eastAsia="Times New Roman" w:hAnsi="Times New Roman" w:cs="Times New Roman"/>
                <w:color w:val="000000"/>
                <w:sz w:val="24"/>
                <w:szCs w:val="24"/>
              </w:rPr>
              <w:t>64</w:t>
            </w:r>
          </w:p>
        </w:tc>
      </w:tr>
      <w:tr w:rsidR="004559AB" w:rsidRPr="00357F67"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i/>
                <w:color w:val="000000"/>
                <w:sz w:val="24"/>
                <w:szCs w:val="24"/>
              </w:rPr>
            </w:pPr>
            <w:r w:rsidRPr="00357F67">
              <w:rPr>
                <w:rFonts w:ascii="Times New Roman" w:eastAsia="Times New Roman" w:hAnsi="Times New Roman" w:cs="Times New Roman"/>
                <w:b/>
                <w:i/>
                <w:color w:val="000000"/>
                <w:sz w:val="24"/>
                <w:szCs w:val="24"/>
              </w:rPr>
              <w:t>Yamhill</w:t>
            </w:r>
          </w:p>
        </w:tc>
        <w:tc>
          <w:tcPr>
            <w:tcW w:w="853" w:type="dxa"/>
            <w:tcBorders>
              <w:top w:val="nil"/>
              <w:left w:val="nil"/>
              <w:bottom w:val="single" w:sz="4" w:space="0" w:color="auto"/>
              <w:right w:val="nil"/>
            </w:tcBorders>
            <w:shd w:val="clear" w:color="auto" w:fill="auto"/>
            <w:noWrap/>
            <w:vAlign w:val="bottom"/>
            <w:hideMark/>
          </w:tcPr>
          <w:p w:rsidR="004559AB" w:rsidRPr="00357F67" w:rsidRDefault="004559AB" w:rsidP="00C27036">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1,38</w:t>
            </w:r>
            <w:r w:rsidR="00C27036" w:rsidRPr="00357F67">
              <w:rPr>
                <w:rFonts w:ascii="Times New Roman" w:eastAsia="Times New Roman" w:hAnsi="Times New Roman" w:cs="Times New Roman"/>
                <w:color w:val="000000"/>
                <w:sz w:val="24"/>
                <w:szCs w:val="24"/>
              </w:rPr>
              <w:t>7</w:t>
            </w:r>
          </w:p>
        </w:tc>
        <w:tc>
          <w:tcPr>
            <w:tcW w:w="914" w:type="dxa"/>
            <w:tcBorders>
              <w:top w:val="nil"/>
              <w:left w:val="nil"/>
              <w:bottom w:val="single" w:sz="4" w:space="0" w:color="auto"/>
              <w:right w:val="nil"/>
            </w:tcBorders>
            <w:shd w:val="clear" w:color="auto" w:fill="auto"/>
            <w:noWrap/>
            <w:vAlign w:val="bottom"/>
            <w:hideMark/>
          </w:tcPr>
          <w:p w:rsidR="004559AB" w:rsidRPr="00357F67" w:rsidRDefault="00C27036"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842</w:t>
            </w:r>
          </w:p>
        </w:tc>
        <w:tc>
          <w:tcPr>
            <w:tcW w:w="771" w:type="dxa"/>
            <w:tcBorders>
              <w:top w:val="nil"/>
              <w:left w:val="nil"/>
              <w:bottom w:val="single" w:sz="4" w:space="0" w:color="auto"/>
              <w:right w:val="nil"/>
            </w:tcBorders>
            <w:shd w:val="clear" w:color="auto" w:fill="auto"/>
            <w:noWrap/>
            <w:vAlign w:val="bottom"/>
            <w:hideMark/>
          </w:tcPr>
          <w:p w:rsidR="004559AB" w:rsidRPr="00357F67" w:rsidRDefault="004559AB" w:rsidP="00C27036">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9</w:t>
            </w:r>
            <w:r w:rsidR="00C27036" w:rsidRPr="00357F67">
              <w:rPr>
                <w:rFonts w:ascii="Times New Roman" w:eastAsia="Times New Roman" w:hAnsi="Times New Roman" w:cs="Times New Roman"/>
                <w:color w:val="000000"/>
                <w:sz w:val="24"/>
                <w:szCs w:val="24"/>
              </w:rPr>
              <w:t>73</w:t>
            </w:r>
          </w:p>
        </w:tc>
        <w:tc>
          <w:tcPr>
            <w:tcW w:w="771" w:type="dxa"/>
            <w:tcBorders>
              <w:top w:val="nil"/>
              <w:left w:val="nil"/>
              <w:bottom w:val="single" w:sz="4" w:space="0" w:color="auto"/>
              <w:right w:val="nil"/>
            </w:tcBorders>
            <w:shd w:val="clear" w:color="auto" w:fill="auto"/>
            <w:noWrap/>
            <w:vAlign w:val="bottom"/>
            <w:hideMark/>
          </w:tcPr>
          <w:p w:rsidR="004559AB" w:rsidRPr="00357F67" w:rsidRDefault="00B129D7" w:rsidP="00C27036">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51</w:t>
            </w:r>
            <w:r w:rsidR="00C27036" w:rsidRPr="00357F67">
              <w:rPr>
                <w:rFonts w:ascii="Times New Roman" w:eastAsia="Times New Roman" w:hAnsi="Times New Roman" w:cs="Times New Roman"/>
                <w:color w:val="000000"/>
                <w:sz w:val="24"/>
                <w:szCs w:val="24"/>
              </w:rPr>
              <w:t>5</w:t>
            </w:r>
          </w:p>
        </w:tc>
        <w:tc>
          <w:tcPr>
            <w:tcW w:w="1660" w:type="dxa"/>
            <w:tcBorders>
              <w:top w:val="nil"/>
              <w:left w:val="nil"/>
              <w:bottom w:val="single" w:sz="4" w:space="0" w:color="auto"/>
              <w:right w:val="nil"/>
            </w:tcBorders>
            <w:shd w:val="clear" w:color="auto" w:fill="auto"/>
            <w:noWrap/>
            <w:vAlign w:val="bottom"/>
            <w:hideMark/>
          </w:tcPr>
          <w:p w:rsidR="004559AB" w:rsidRPr="00357F67" w:rsidRDefault="004559AB" w:rsidP="00B129D7">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w:t>
            </w:r>
            <w:r w:rsidR="00B129D7" w:rsidRPr="00357F67">
              <w:rPr>
                <w:rFonts w:ascii="Times New Roman" w:eastAsia="Times New Roman" w:hAnsi="Times New Roman" w:cs="Times New Roman"/>
                <w:color w:val="000000"/>
                <w:sz w:val="24"/>
                <w:szCs w:val="24"/>
              </w:rPr>
              <w:t>1</w:t>
            </w:r>
          </w:p>
        </w:tc>
      </w:tr>
    </w:tbl>
    <w:p w:rsidR="004559AB" w:rsidRPr="00357F67" w:rsidRDefault="004559AB" w:rsidP="008A6D73">
      <w:pPr>
        <w:spacing w:line="240" w:lineRule="auto"/>
        <w:rPr>
          <w:rFonts w:ascii="Times New Roman" w:hAnsi="Times New Roman" w:cs="Times New Roman"/>
          <w:sz w:val="24"/>
          <w:szCs w:val="24"/>
        </w:rPr>
      </w:pPr>
    </w:p>
    <w:p w:rsidR="00813633" w:rsidRPr="00357F67" w:rsidRDefault="00813633" w:rsidP="008A6D73">
      <w:pPr>
        <w:spacing w:line="240" w:lineRule="auto"/>
        <w:rPr>
          <w:rFonts w:ascii="Times New Roman" w:eastAsia="Times New Roman" w:hAnsi="Times New Roman" w:cs="Times New Roman"/>
          <w:b/>
          <w:bCs/>
          <w:color w:val="000000"/>
          <w:sz w:val="24"/>
          <w:szCs w:val="24"/>
        </w:rPr>
        <w:sectPr w:rsidR="00813633" w:rsidRPr="00357F67" w:rsidSect="003F49D6">
          <w:footerReference w:type="default" r:id="rId25"/>
          <w:pgSz w:w="12240" w:h="15840"/>
          <w:pgMar w:top="2160" w:right="2160" w:bottom="1728" w:left="2160" w:header="720" w:footer="1440" w:gutter="0"/>
          <w:cols w:space="720"/>
          <w:docGrid w:linePitch="360"/>
        </w:sectPr>
      </w:pPr>
    </w:p>
    <w:tbl>
      <w:tblPr>
        <w:tblW w:w="10725" w:type="dxa"/>
        <w:jc w:val="center"/>
        <w:tblLayout w:type="fixed"/>
        <w:tblLook w:val="04A0" w:firstRow="1" w:lastRow="0" w:firstColumn="1" w:lastColumn="0" w:noHBand="0" w:noVBand="1"/>
        <w:tblPrChange w:id="339" w:author="Alexander Psaris" w:date="2014-01-08T10:43:00Z">
          <w:tblPr>
            <w:tblW w:w="11192" w:type="dxa"/>
            <w:tblInd w:w="93" w:type="dxa"/>
            <w:tblLook w:val="04A0" w:firstRow="1" w:lastRow="0" w:firstColumn="1" w:lastColumn="0" w:noHBand="0" w:noVBand="1"/>
          </w:tblPr>
        </w:tblPrChange>
      </w:tblPr>
      <w:tblGrid>
        <w:gridCol w:w="3145"/>
        <w:gridCol w:w="2269"/>
        <w:gridCol w:w="838"/>
        <w:gridCol w:w="696"/>
        <w:gridCol w:w="1617"/>
        <w:gridCol w:w="1116"/>
        <w:gridCol w:w="1044"/>
        <w:tblGridChange w:id="340">
          <w:tblGrid>
            <w:gridCol w:w="3145"/>
            <w:gridCol w:w="2269"/>
            <w:gridCol w:w="838"/>
            <w:gridCol w:w="696"/>
            <w:gridCol w:w="1617"/>
            <w:gridCol w:w="1116"/>
            <w:gridCol w:w="864"/>
            <w:gridCol w:w="652"/>
          </w:tblGrid>
        </w:tblGridChange>
      </w:tblGrid>
      <w:tr w:rsidR="00BA1941" w:rsidRPr="00357F67" w:rsidTr="00BA1941">
        <w:trPr>
          <w:trHeight w:val="315"/>
          <w:jc w:val="center"/>
          <w:trPrChange w:id="341" w:author="Alexander Psaris" w:date="2014-01-08T10:43:00Z">
            <w:trPr>
              <w:trHeight w:val="315"/>
            </w:trPr>
          </w:trPrChange>
        </w:trPr>
        <w:tc>
          <w:tcPr>
            <w:tcW w:w="10725" w:type="dxa"/>
            <w:gridSpan w:val="7"/>
            <w:tcBorders>
              <w:top w:val="nil"/>
              <w:left w:val="nil"/>
              <w:bottom w:val="single" w:sz="8" w:space="0" w:color="auto"/>
              <w:right w:val="nil"/>
            </w:tcBorders>
            <w:shd w:val="clear" w:color="auto" w:fill="auto"/>
            <w:noWrap/>
            <w:vAlign w:val="center"/>
            <w:hideMark/>
            <w:tcPrChange w:id="342" w:author="Alexander Psaris" w:date="2014-01-08T10:43:00Z">
              <w:tcPr>
                <w:tcW w:w="11192" w:type="dxa"/>
                <w:gridSpan w:val="8"/>
                <w:tcBorders>
                  <w:top w:val="nil"/>
                  <w:left w:val="nil"/>
                  <w:bottom w:val="single" w:sz="8" w:space="0" w:color="auto"/>
                  <w:right w:val="nil"/>
                </w:tcBorders>
                <w:shd w:val="clear" w:color="auto" w:fill="auto"/>
                <w:noWrap/>
                <w:vAlign w:val="center"/>
                <w:hideMark/>
              </w:tcPr>
            </w:tcPrChange>
          </w:tcPr>
          <w:p w:rsidR="004C65A4" w:rsidRPr="00357F67" w:rsidRDefault="00293826" w:rsidP="008A6D73">
            <w:pPr>
              <w:spacing w:line="240" w:lineRule="auto"/>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Table 5</w:t>
            </w:r>
            <w:r w:rsidR="004C65A4" w:rsidRPr="00357F67">
              <w:rPr>
                <w:rFonts w:ascii="Times New Roman" w:eastAsia="Times New Roman" w:hAnsi="Times New Roman" w:cs="Times New Roman"/>
                <w:b/>
                <w:bCs/>
                <w:color w:val="000000"/>
                <w:sz w:val="24"/>
                <w:szCs w:val="24"/>
              </w:rPr>
              <w:t xml:space="preserve">:  </w:t>
            </w:r>
            <w:r w:rsidR="004C65A4" w:rsidRPr="00357F67">
              <w:rPr>
                <w:rFonts w:ascii="Times New Roman" w:eastAsia="Times New Roman" w:hAnsi="Times New Roman" w:cs="Times New Roman"/>
                <w:color w:val="000000"/>
                <w:sz w:val="24"/>
                <w:szCs w:val="24"/>
              </w:rPr>
              <w:t>List of final calibrated parameters for Tualatin and Yamhill sub-basins</w:t>
            </w:r>
          </w:p>
        </w:tc>
      </w:tr>
      <w:tr w:rsidR="00BA1941" w:rsidRPr="00357F67" w:rsidTr="00BA1941">
        <w:tblPrEx>
          <w:tblPrExChange w:id="343" w:author="Alexander Psaris" w:date="2014-01-08T10:43:00Z">
            <w:tblPrEx>
              <w:tblW w:w="10545" w:type="dxa"/>
              <w:tblLayout w:type="fixed"/>
            </w:tblPrEx>
          </w:tblPrExChange>
        </w:tblPrEx>
        <w:trPr>
          <w:trHeight w:val="915"/>
          <w:jc w:val="center"/>
          <w:trPrChange w:id="344" w:author="Alexander Psaris" w:date="2014-01-08T10:43:00Z">
            <w:trPr>
              <w:gridAfter w:val="0"/>
              <w:trHeight w:val="915"/>
            </w:trPr>
          </w:trPrChange>
        </w:trPr>
        <w:tc>
          <w:tcPr>
            <w:tcW w:w="3145" w:type="dxa"/>
            <w:tcBorders>
              <w:top w:val="nil"/>
              <w:left w:val="nil"/>
              <w:bottom w:val="single" w:sz="12" w:space="0" w:color="auto"/>
              <w:right w:val="nil"/>
            </w:tcBorders>
            <w:shd w:val="clear" w:color="auto" w:fill="auto"/>
            <w:noWrap/>
            <w:vAlign w:val="center"/>
            <w:hideMark/>
            <w:tcPrChange w:id="345" w:author="Alexander Psaris" w:date="2014-01-08T10:43:00Z">
              <w:tcPr>
                <w:tcW w:w="3145"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Description</w:t>
            </w:r>
          </w:p>
        </w:tc>
        <w:tc>
          <w:tcPr>
            <w:tcW w:w="2269" w:type="dxa"/>
            <w:tcBorders>
              <w:top w:val="nil"/>
              <w:left w:val="nil"/>
              <w:bottom w:val="single" w:sz="12" w:space="0" w:color="auto"/>
              <w:right w:val="nil"/>
            </w:tcBorders>
            <w:shd w:val="clear" w:color="auto" w:fill="auto"/>
            <w:noWrap/>
            <w:vAlign w:val="center"/>
            <w:hideMark/>
            <w:tcPrChange w:id="346" w:author="Alexander Psaris" w:date="2014-01-08T10:43:00Z">
              <w:tcPr>
                <w:tcW w:w="2269"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Parameter</w:t>
            </w:r>
          </w:p>
        </w:tc>
        <w:tc>
          <w:tcPr>
            <w:tcW w:w="838" w:type="dxa"/>
            <w:tcBorders>
              <w:top w:val="nil"/>
              <w:left w:val="nil"/>
              <w:bottom w:val="single" w:sz="12" w:space="0" w:color="auto"/>
              <w:right w:val="nil"/>
            </w:tcBorders>
            <w:shd w:val="clear" w:color="auto" w:fill="auto"/>
            <w:noWrap/>
            <w:vAlign w:val="center"/>
            <w:hideMark/>
            <w:tcPrChange w:id="347" w:author="Alexander Psaris" w:date="2014-01-08T10:43:00Z">
              <w:tcPr>
                <w:tcW w:w="838"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Min</w:t>
            </w:r>
          </w:p>
        </w:tc>
        <w:tc>
          <w:tcPr>
            <w:tcW w:w="696" w:type="dxa"/>
            <w:tcBorders>
              <w:top w:val="nil"/>
              <w:left w:val="nil"/>
              <w:bottom w:val="single" w:sz="12" w:space="0" w:color="auto"/>
              <w:right w:val="nil"/>
            </w:tcBorders>
            <w:shd w:val="clear" w:color="auto" w:fill="auto"/>
            <w:noWrap/>
            <w:vAlign w:val="center"/>
            <w:hideMark/>
            <w:tcPrChange w:id="348" w:author="Alexander Psaris" w:date="2014-01-08T10:43:00Z">
              <w:tcPr>
                <w:tcW w:w="696"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Max</w:t>
            </w:r>
          </w:p>
        </w:tc>
        <w:tc>
          <w:tcPr>
            <w:tcW w:w="1617" w:type="dxa"/>
            <w:tcBorders>
              <w:top w:val="nil"/>
              <w:left w:val="nil"/>
              <w:bottom w:val="single" w:sz="12" w:space="0" w:color="auto"/>
              <w:right w:val="nil"/>
            </w:tcBorders>
            <w:shd w:val="clear" w:color="auto" w:fill="auto"/>
            <w:vAlign w:val="center"/>
            <w:hideMark/>
            <w:tcPrChange w:id="349" w:author="Alexander Psaris" w:date="2014-01-08T10:43:00Z">
              <w:tcPr>
                <w:tcW w:w="1617" w:type="dxa"/>
                <w:tcBorders>
                  <w:top w:val="nil"/>
                  <w:left w:val="nil"/>
                  <w:bottom w:val="single" w:sz="12" w:space="0" w:color="auto"/>
                  <w:right w:val="nil"/>
                </w:tcBorders>
                <w:shd w:val="clear" w:color="auto" w:fill="auto"/>
                <w:vAlign w:val="center"/>
                <w:hideMark/>
              </w:tcPr>
            </w:tcPrChange>
          </w:tcPr>
          <w:p w:rsidR="00BA1941" w:rsidRDefault="004C65A4" w:rsidP="008A6D73">
            <w:pPr>
              <w:spacing w:line="240" w:lineRule="auto"/>
              <w:jc w:val="center"/>
              <w:rPr>
                <w:ins w:id="350" w:author="Alexander Psaris" w:date="2014-01-08T10:41:00Z"/>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Sensitivity</w:t>
            </w:r>
          </w:p>
          <w:p w:rsidR="00BA1941" w:rsidRDefault="004C65A4" w:rsidP="008A6D73">
            <w:pPr>
              <w:spacing w:line="240" w:lineRule="auto"/>
              <w:jc w:val="center"/>
              <w:rPr>
                <w:ins w:id="351" w:author="Alexander Psaris" w:date="2014-01-08T10:41:00Z"/>
                <w:rFonts w:ascii="Times New Roman" w:eastAsia="Times New Roman" w:hAnsi="Times New Roman" w:cs="Times New Roman"/>
                <w:b/>
                <w:bCs/>
                <w:color w:val="000000"/>
                <w:sz w:val="24"/>
                <w:szCs w:val="24"/>
              </w:rPr>
            </w:pPr>
            <w:del w:id="352" w:author="Alexander Psaris" w:date="2014-01-08T10:41:00Z">
              <w:r w:rsidRPr="00357F67" w:rsidDel="00BA1941">
                <w:rPr>
                  <w:rFonts w:ascii="Times New Roman" w:eastAsia="Times New Roman" w:hAnsi="Times New Roman" w:cs="Times New Roman"/>
                  <w:b/>
                  <w:bCs/>
                  <w:color w:val="000000"/>
                  <w:sz w:val="24"/>
                  <w:szCs w:val="24"/>
                </w:rPr>
                <w:delText xml:space="preserve"> </w:delText>
              </w:r>
            </w:del>
            <w:r w:rsidRPr="00357F67">
              <w:rPr>
                <w:rFonts w:ascii="Times New Roman" w:eastAsia="Times New Roman" w:hAnsi="Times New Roman" w:cs="Times New Roman"/>
                <w:b/>
                <w:bCs/>
                <w:color w:val="000000"/>
                <w:sz w:val="24"/>
                <w:szCs w:val="24"/>
              </w:rPr>
              <w:t>(</w:t>
            </w:r>
            <w:r w:rsidR="0061711D" w:rsidRPr="00357F67">
              <w:rPr>
                <w:rFonts w:ascii="Times New Roman" w:eastAsia="Times New Roman" w:hAnsi="Times New Roman" w:cs="Times New Roman"/>
                <w:b/>
                <w:bCs/>
                <w:color w:val="000000"/>
                <w:sz w:val="24"/>
                <w:szCs w:val="24"/>
              </w:rPr>
              <w:t>[</w:t>
            </w:r>
            <w:r w:rsidRPr="00357F67">
              <w:rPr>
                <w:rFonts w:ascii="Times New Roman" w:eastAsia="Times New Roman" w:hAnsi="Times New Roman" w:cs="Times New Roman"/>
                <w:b/>
                <w:bCs/>
                <w:color w:val="000000"/>
                <w:sz w:val="24"/>
                <w:szCs w:val="24"/>
              </w:rPr>
              <w:t>I</w:t>
            </w:r>
            <w:r w:rsidR="0061711D" w:rsidRPr="00357F67">
              <w:rPr>
                <w:rFonts w:ascii="Times New Roman" w:eastAsia="Times New Roman" w:hAnsi="Times New Roman" w:cs="Times New Roman"/>
                <w:b/>
                <w:bCs/>
                <w:color w:val="000000"/>
                <w:sz w:val="24"/>
                <w:szCs w:val="24"/>
              </w:rPr>
              <w:t>]</w:t>
            </w:r>
            <w:r w:rsidRPr="00357F67">
              <w:rPr>
                <w:rFonts w:ascii="Times New Roman" w:eastAsia="Times New Roman" w:hAnsi="Times New Roman" w:cs="Times New Roman"/>
                <w:b/>
                <w:bCs/>
                <w:color w:val="000000"/>
                <w:sz w:val="24"/>
                <w:szCs w:val="24"/>
              </w:rPr>
              <w:t>ncrease</w:t>
            </w:r>
            <w:ins w:id="353" w:author="Alexander Psaris" w:date="2014-01-08T10:41:00Z">
              <w:r w:rsidR="00BA1941">
                <w:rPr>
                  <w:rFonts w:ascii="Times New Roman" w:eastAsia="Times New Roman" w:hAnsi="Times New Roman" w:cs="Times New Roman"/>
                  <w:b/>
                  <w:bCs/>
                  <w:color w:val="000000"/>
                  <w:sz w:val="24"/>
                  <w:szCs w:val="24"/>
                </w:rPr>
                <w:t>,</w:t>
              </w:r>
            </w:ins>
            <w:del w:id="354" w:author="Alexander Psaris" w:date="2014-01-08T10:41:00Z">
              <w:r w:rsidRPr="00357F67" w:rsidDel="00BA1941">
                <w:rPr>
                  <w:rFonts w:ascii="Times New Roman" w:eastAsia="Times New Roman" w:hAnsi="Times New Roman" w:cs="Times New Roman"/>
                  <w:b/>
                  <w:bCs/>
                  <w:color w:val="000000"/>
                  <w:sz w:val="24"/>
                  <w:szCs w:val="24"/>
                </w:rPr>
                <w:delText>/</w:delText>
              </w:r>
            </w:del>
          </w:p>
          <w:p w:rsidR="004C65A4" w:rsidRPr="00357F67" w:rsidRDefault="0061711D"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w:t>
            </w:r>
            <w:r w:rsidR="004C65A4" w:rsidRPr="00357F67">
              <w:rPr>
                <w:rFonts w:ascii="Times New Roman" w:eastAsia="Times New Roman" w:hAnsi="Times New Roman" w:cs="Times New Roman"/>
                <w:b/>
                <w:bCs/>
                <w:color w:val="000000"/>
                <w:sz w:val="24"/>
                <w:szCs w:val="24"/>
              </w:rPr>
              <w:t>D</w:t>
            </w:r>
            <w:r w:rsidRPr="00357F67">
              <w:rPr>
                <w:rFonts w:ascii="Times New Roman" w:eastAsia="Times New Roman" w:hAnsi="Times New Roman" w:cs="Times New Roman"/>
                <w:b/>
                <w:bCs/>
                <w:color w:val="000000"/>
                <w:sz w:val="24"/>
                <w:szCs w:val="24"/>
              </w:rPr>
              <w:t>]</w:t>
            </w:r>
            <w:r w:rsidR="004C65A4" w:rsidRPr="00357F67">
              <w:rPr>
                <w:rFonts w:ascii="Times New Roman" w:eastAsia="Times New Roman" w:hAnsi="Times New Roman" w:cs="Times New Roman"/>
                <w:b/>
                <w:bCs/>
                <w:color w:val="000000"/>
                <w:sz w:val="24"/>
                <w:szCs w:val="24"/>
              </w:rPr>
              <w:t>ecrease)</w:t>
            </w:r>
          </w:p>
        </w:tc>
        <w:tc>
          <w:tcPr>
            <w:tcW w:w="1116" w:type="dxa"/>
            <w:tcBorders>
              <w:top w:val="nil"/>
              <w:left w:val="nil"/>
              <w:bottom w:val="single" w:sz="12" w:space="0" w:color="auto"/>
              <w:right w:val="nil"/>
            </w:tcBorders>
            <w:shd w:val="clear" w:color="auto" w:fill="auto"/>
            <w:vAlign w:val="center"/>
            <w:hideMark/>
            <w:tcPrChange w:id="355" w:author="Alexander Psaris" w:date="2014-01-08T10:43:00Z">
              <w:tcPr>
                <w:tcW w:w="1116" w:type="dxa"/>
                <w:tcBorders>
                  <w:top w:val="nil"/>
                  <w:left w:val="nil"/>
                  <w:bottom w:val="single" w:sz="12" w:space="0" w:color="auto"/>
                  <w:right w:val="nil"/>
                </w:tcBorders>
                <w:shd w:val="clear" w:color="auto" w:fill="auto"/>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Tualatin  Fitted Value</w:t>
            </w:r>
          </w:p>
        </w:tc>
        <w:tc>
          <w:tcPr>
            <w:tcW w:w="1044" w:type="dxa"/>
            <w:tcBorders>
              <w:top w:val="nil"/>
              <w:left w:val="nil"/>
              <w:bottom w:val="single" w:sz="12" w:space="0" w:color="auto"/>
              <w:right w:val="nil"/>
            </w:tcBorders>
            <w:shd w:val="clear" w:color="auto" w:fill="auto"/>
            <w:vAlign w:val="center"/>
            <w:hideMark/>
            <w:tcPrChange w:id="356" w:author="Alexander Psaris" w:date="2014-01-08T10:43:00Z">
              <w:tcPr>
                <w:tcW w:w="864" w:type="dxa"/>
                <w:tcBorders>
                  <w:top w:val="nil"/>
                  <w:left w:val="nil"/>
                  <w:bottom w:val="single" w:sz="12" w:space="0" w:color="auto"/>
                  <w:right w:val="nil"/>
                </w:tcBorders>
                <w:shd w:val="clear" w:color="auto" w:fill="auto"/>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Yamhill Fitted Value</w:t>
            </w:r>
          </w:p>
        </w:tc>
      </w:tr>
      <w:tr w:rsidR="00BA1941" w:rsidRPr="00357F67" w:rsidTr="00BA1941">
        <w:tblPrEx>
          <w:tblPrExChange w:id="357" w:author="Alexander Psaris" w:date="2014-01-08T10:43:00Z">
            <w:tblPrEx>
              <w:tblW w:w="10545" w:type="dxa"/>
              <w:tblLayout w:type="fixed"/>
            </w:tblPrEx>
          </w:tblPrExChange>
        </w:tblPrEx>
        <w:trPr>
          <w:trHeight w:val="330"/>
          <w:jc w:val="center"/>
          <w:trPrChange w:id="358" w:author="Alexander Psaris" w:date="2014-01-08T10:43:00Z">
            <w:trPr>
              <w:gridAfter w:val="0"/>
              <w:trHeight w:val="330"/>
            </w:trPr>
          </w:trPrChange>
        </w:trPr>
        <w:tc>
          <w:tcPr>
            <w:tcW w:w="3145" w:type="dxa"/>
            <w:tcBorders>
              <w:top w:val="nil"/>
              <w:left w:val="nil"/>
              <w:bottom w:val="single" w:sz="12" w:space="0" w:color="auto"/>
              <w:right w:val="nil"/>
            </w:tcBorders>
            <w:shd w:val="clear" w:color="auto" w:fill="auto"/>
            <w:noWrap/>
            <w:vAlign w:val="center"/>
            <w:hideMark/>
            <w:tcPrChange w:id="359" w:author="Alexander Psaris" w:date="2014-01-08T10:43:00Z">
              <w:tcPr>
                <w:tcW w:w="3145"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Flow</w:t>
            </w:r>
          </w:p>
        </w:tc>
        <w:tc>
          <w:tcPr>
            <w:tcW w:w="2269" w:type="dxa"/>
            <w:tcBorders>
              <w:top w:val="nil"/>
              <w:left w:val="nil"/>
              <w:bottom w:val="single" w:sz="12" w:space="0" w:color="auto"/>
              <w:right w:val="nil"/>
            </w:tcBorders>
            <w:shd w:val="clear" w:color="auto" w:fill="auto"/>
            <w:noWrap/>
            <w:vAlign w:val="center"/>
            <w:hideMark/>
            <w:tcPrChange w:id="360" w:author="Alexander Psaris" w:date="2014-01-08T10:43:00Z">
              <w:tcPr>
                <w:tcW w:w="2269"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838" w:type="dxa"/>
            <w:tcBorders>
              <w:top w:val="single" w:sz="12" w:space="0" w:color="auto"/>
              <w:left w:val="nil"/>
              <w:bottom w:val="single" w:sz="12" w:space="0" w:color="auto"/>
              <w:right w:val="nil"/>
            </w:tcBorders>
            <w:shd w:val="clear" w:color="auto" w:fill="auto"/>
            <w:noWrap/>
            <w:vAlign w:val="center"/>
            <w:hideMark/>
            <w:tcPrChange w:id="361" w:author="Alexander Psaris" w:date="2014-01-08T10:43:00Z">
              <w:tcPr>
                <w:tcW w:w="838"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696" w:type="dxa"/>
            <w:tcBorders>
              <w:top w:val="single" w:sz="12" w:space="0" w:color="auto"/>
              <w:left w:val="nil"/>
              <w:bottom w:val="single" w:sz="12" w:space="0" w:color="auto"/>
              <w:right w:val="nil"/>
            </w:tcBorders>
            <w:shd w:val="clear" w:color="auto" w:fill="auto"/>
            <w:noWrap/>
            <w:vAlign w:val="center"/>
            <w:hideMark/>
            <w:tcPrChange w:id="362" w:author="Alexander Psaris" w:date="2014-01-08T10:43:00Z">
              <w:tcPr>
                <w:tcW w:w="696"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617" w:type="dxa"/>
            <w:tcBorders>
              <w:top w:val="single" w:sz="12" w:space="0" w:color="auto"/>
              <w:left w:val="nil"/>
              <w:bottom w:val="single" w:sz="12" w:space="0" w:color="auto"/>
              <w:right w:val="nil"/>
            </w:tcBorders>
            <w:shd w:val="clear" w:color="auto" w:fill="auto"/>
            <w:noWrap/>
            <w:vAlign w:val="center"/>
            <w:hideMark/>
            <w:tcPrChange w:id="363" w:author="Alexander Psaris" w:date="2014-01-08T10:43:00Z">
              <w:tcPr>
                <w:tcW w:w="1617"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116" w:type="dxa"/>
            <w:tcBorders>
              <w:top w:val="nil"/>
              <w:left w:val="nil"/>
              <w:bottom w:val="single" w:sz="12" w:space="0" w:color="auto"/>
              <w:right w:val="nil"/>
            </w:tcBorders>
            <w:shd w:val="clear" w:color="auto" w:fill="auto"/>
            <w:noWrap/>
            <w:vAlign w:val="center"/>
            <w:hideMark/>
            <w:tcPrChange w:id="364" w:author="Alexander Psaris" w:date="2014-01-08T10:43:00Z">
              <w:tcPr>
                <w:tcW w:w="1116"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044" w:type="dxa"/>
            <w:tcBorders>
              <w:top w:val="nil"/>
              <w:left w:val="nil"/>
              <w:bottom w:val="single" w:sz="12" w:space="0" w:color="auto"/>
              <w:right w:val="nil"/>
            </w:tcBorders>
            <w:shd w:val="clear" w:color="auto" w:fill="auto"/>
            <w:noWrap/>
            <w:vAlign w:val="center"/>
            <w:hideMark/>
            <w:tcPrChange w:id="365" w:author="Alexander Psaris" w:date="2014-01-08T10:43:00Z">
              <w:tcPr>
                <w:tcW w:w="864"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r>
      <w:tr w:rsidR="00BA1941" w:rsidRPr="00357F67" w:rsidTr="00BA1941">
        <w:tblPrEx>
          <w:tblPrExChange w:id="366" w:author="Alexander Psaris" w:date="2014-01-08T10:43:00Z">
            <w:tblPrEx>
              <w:tblW w:w="10545" w:type="dxa"/>
              <w:tblLayout w:type="fixed"/>
            </w:tblPrEx>
          </w:tblPrExChange>
        </w:tblPrEx>
        <w:trPr>
          <w:trHeight w:val="300"/>
          <w:jc w:val="center"/>
          <w:trPrChange w:id="367" w:author="Alexander Psaris" w:date="2014-01-08T10:43:00Z">
            <w:trPr>
              <w:gridAfter w:val="0"/>
              <w:trHeight w:val="300"/>
            </w:trPr>
          </w:trPrChange>
        </w:trPr>
        <w:tc>
          <w:tcPr>
            <w:tcW w:w="3145" w:type="dxa"/>
            <w:vMerge w:val="restart"/>
            <w:tcBorders>
              <w:top w:val="nil"/>
              <w:left w:val="nil"/>
              <w:bottom w:val="nil"/>
              <w:right w:val="nil"/>
            </w:tcBorders>
            <w:shd w:val="clear" w:color="auto" w:fill="auto"/>
            <w:vAlign w:val="center"/>
            <w:hideMark/>
            <w:tcPrChange w:id="368" w:author="Alexander Psaris" w:date="2014-01-08T10:43:00Z">
              <w:tcPr>
                <w:tcW w:w="3145" w:type="dxa"/>
                <w:vMerge w:val="restart"/>
                <w:tcBorders>
                  <w:top w:val="nil"/>
                  <w:left w:val="nil"/>
                  <w:bottom w:val="nil"/>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Baseflow alpha factor (days)</w:t>
            </w:r>
          </w:p>
        </w:tc>
        <w:tc>
          <w:tcPr>
            <w:tcW w:w="2269" w:type="dxa"/>
            <w:vMerge w:val="restart"/>
            <w:tcBorders>
              <w:top w:val="nil"/>
              <w:left w:val="nil"/>
              <w:bottom w:val="nil"/>
              <w:right w:val="nil"/>
            </w:tcBorders>
            <w:shd w:val="clear" w:color="auto" w:fill="auto"/>
            <w:noWrap/>
            <w:vAlign w:val="center"/>
            <w:hideMark/>
            <w:tcPrChange w:id="369" w:author="Alexander Psaris" w:date="2014-01-08T10:43:00Z">
              <w:tcPr>
                <w:tcW w:w="2269" w:type="dxa"/>
                <w:vMerge w:val="restart"/>
                <w:tcBorders>
                  <w:top w:val="nil"/>
                  <w:left w:val="nil"/>
                  <w:bottom w:val="nil"/>
                  <w:right w:val="nil"/>
                </w:tcBorders>
                <w:shd w:val="clear" w:color="auto" w:fill="auto"/>
                <w:noWrap/>
                <w:vAlign w:val="center"/>
                <w:hideMark/>
              </w:tcPr>
            </w:tcPrChange>
          </w:tcPr>
          <w:p w:rsidR="004C65A4" w:rsidRPr="00357F67" w:rsidRDefault="002B019B"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v__ALPHA_BF.gw*</w:t>
            </w:r>
          </w:p>
        </w:tc>
        <w:tc>
          <w:tcPr>
            <w:tcW w:w="838" w:type="dxa"/>
            <w:vMerge w:val="restart"/>
            <w:tcBorders>
              <w:top w:val="nil"/>
              <w:left w:val="nil"/>
              <w:bottom w:val="nil"/>
              <w:right w:val="nil"/>
            </w:tcBorders>
            <w:shd w:val="clear" w:color="auto" w:fill="auto"/>
            <w:noWrap/>
            <w:vAlign w:val="center"/>
            <w:hideMark/>
            <w:tcPrChange w:id="370" w:author="Alexander Psaris" w:date="2014-01-08T10:43:00Z">
              <w:tcPr>
                <w:tcW w:w="838" w:type="dxa"/>
                <w:vMerge w:val="restart"/>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c>
          <w:tcPr>
            <w:tcW w:w="696" w:type="dxa"/>
            <w:vMerge w:val="restart"/>
            <w:tcBorders>
              <w:top w:val="nil"/>
              <w:left w:val="nil"/>
              <w:bottom w:val="nil"/>
              <w:right w:val="nil"/>
            </w:tcBorders>
            <w:shd w:val="clear" w:color="auto" w:fill="auto"/>
            <w:noWrap/>
            <w:vAlign w:val="center"/>
            <w:hideMark/>
            <w:tcPrChange w:id="371" w:author="Alexander Psaris" w:date="2014-01-08T10:43:00Z">
              <w:tcPr>
                <w:tcW w:w="696" w:type="dxa"/>
                <w:vMerge w:val="restart"/>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617" w:type="dxa"/>
            <w:tcBorders>
              <w:top w:val="nil"/>
              <w:left w:val="nil"/>
              <w:bottom w:val="nil"/>
              <w:right w:val="nil"/>
            </w:tcBorders>
            <w:shd w:val="clear" w:color="auto" w:fill="auto"/>
            <w:vAlign w:val="center"/>
            <w:hideMark/>
            <w:tcPrChange w:id="372" w:author="Alexander Psaris" w:date="2014-01-08T10:43:00Z">
              <w:tcPr>
                <w:tcW w:w="1617" w:type="dxa"/>
                <w:tcBorders>
                  <w:top w:val="nil"/>
                  <w:left w:val="nil"/>
                  <w:bottom w:val="nil"/>
                  <w:right w:val="nil"/>
                </w:tcBorders>
                <w:shd w:val="clear" w:color="auto" w:fill="auto"/>
                <w:vAlign w:val="center"/>
                <w:hideMark/>
              </w:tcPr>
            </w:tcPrChange>
          </w:tcPr>
          <w:p w:rsidR="004C65A4" w:rsidRPr="00357F67" w:rsidRDefault="0061711D"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Wet season</w:t>
            </w:r>
            <w:r w:rsidR="004C65A4" w:rsidRPr="00357F67">
              <w:rPr>
                <w:rFonts w:ascii="Times New Roman" w:eastAsia="Times New Roman" w:hAnsi="Times New Roman" w:cs="Times New Roman"/>
                <w:color w:val="000000"/>
                <w:sz w:val="24"/>
                <w:szCs w:val="24"/>
              </w:rPr>
              <w:t xml:space="preserve">: I </w:t>
            </w:r>
          </w:p>
        </w:tc>
        <w:tc>
          <w:tcPr>
            <w:tcW w:w="1116" w:type="dxa"/>
            <w:vMerge w:val="restart"/>
            <w:tcBorders>
              <w:top w:val="nil"/>
              <w:left w:val="nil"/>
              <w:bottom w:val="nil"/>
              <w:right w:val="nil"/>
            </w:tcBorders>
            <w:shd w:val="clear" w:color="auto" w:fill="auto"/>
            <w:noWrap/>
            <w:vAlign w:val="center"/>
            <w:hideMark/>
            <w:tcPrChange w:id="373" w:author="Alexander Psaris" w:date="2014-01-08T10:43:00Z">
              <w:tcPr>
                <w:tcW w:w="1116" w:type="dxa"/>
                <w:vMerge w:val="restart"/>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044" w:type="dxa"/>
            <w:vMerge w:val="restart"/>
            <w:tcBorders>
              <w:top w:val="nil"/>
              <w:left w:val="nil"/>
              <w:bottom w:val="nil"/>
              <w:right w:val="nil"/>
            </w:tcBorders>
            <w:shd w:val="clear" w:color="auto" w:fill="auto"/>
            <w:noWrap/>
            <w:vAlign w:val="center"/>
            <w:hideMark/>
            <w:tcPrChange w:id="374" w:author="Alexander Psaris" w:date="2014-01-08T10:43:00Z">
              <w:tcPr>
                <w:tcW w:w="864" w:type="dxa"/>
                <w:vMerge w:val="restart"/>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r>
      <w:tr w:rsidR="00BA1941" w:rsidRPr="00357F67" w:rsidTr="00BA1941">
        <w:tblPrEx>
          <w:tblPrExChange w:id="375" w:author="Alexander Psaris" w:date="2014-01-08T10:43:00Z">
            <w:tblPrEx>
              <w:tblW w:w="10545" w:type="dxa"/>
              <w:tblLayout w:type="fixed"/>
            </w:tblPrEx>
          </w:tblPrExChange>
        </w:tblPrEx>
        <w:trPr>
          <w:trHeight w:val="345"/>
          <w:jc w:val="center"/>
          <w:trPrChange w:id="376" w:author="Alexander Psaris" w:date="2014-01-08T10:43:00Z">
            <w:trPr>
              <w:gridAfter w:val="0"/>
              <w:trHeight w:val="345"/>
            </w:trPr>
          </w:trPrChange>
        </w:trPr>
        <w:tc>
          <w:tcPr>
            <w:tcW w:w="3145" w:type="dxa"/>
            <w:vMerge/>
            <w:tcBorders>
              <w:top w:val="nil"/>
              <w:left w:val="nil"/>
              <w:bottom w:val="nil"/>
              <w:right w:val="nil"/>
            </w:tcBorders>
            <w:vAlign w:val="center"/>
            <w:hideMark/>
            <w:tcPrChange w:id="377" w:author="Alexander Psaris" w:date="2014-01-08T10:43:00Z">
              <w:tcPr>
                <w:tcW w:w="3145" w:type="dxa"/>
                <w:vMerge/>
                <w:tcBorders>
                  <w:top w:val="nil"/>
                  <w:left w:val="nil"/>
                  <w:bottom w:val="nil"/>
                  <w:right w:val="nil"/>
                </w:tcBorders>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p>
        </w:tc>
        <w:tc>
          <w:tcPr>
            <w:tcW w:w="2269" w:type="dxa"/>
            <w:vMerge/>
            <w:tcBorders>
              <w:top w:val="nil"/>
              <w:left w:val="nil"/>
              <w:bottom w:val="nil"/>
              <w:right w:val="nil"/>
            </w:tcBorders>
            <w:vAlign w:val="center"/>
            <w:hideMark/>
            <w:tcPrChange w:id="378" w:author="Alexander Psaris" w:date="2014-01-08T10:43:00Z">
              <w:tcPr>
                <w:tcW w:w="2269" w:type="dxa"/>
                <w:vMerge/>
                <w:tcBorders>
                  <w:top w:val="nil"/>
                  <w:left w:val="nil"/>
                  <w:bottom w:val="nil"/>
                  <w:right w:val="nil"/>
                </w:tcBorders>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p>
        </w:tc>
        <w:tc>
          <w:tcPr>
            <w:tcW w:w="838" w:type="dxa"/>
            <w:vMerge/>
            <w:tcBorders>
              <w:top w:val="nil"/>
              <w:left w:val="nil"/>
              <w:bottom w:val="nil"/>
              <w:right w:val="nil"/>
            </w:tcBorders>
            <w:vAlign w:val="center"/>
            <w:hideMark/>
            <w:tcPrChange w:id="379" w:author="Alexander Psaris" w:date="2014-01-08T10:43:00Z">
              <w:tcPr>
                <w:tcW w:w="838" w:type="dxa"/>
                <w:vMerge/>
                <w:tcBorders>
                  <w:top w:val="nil"/>
                  <w:left w:val="nil"/>
                  <w:bottom w:val="nil"/>
                  <w:right w:val="nil"/>
                </w:tcBorders>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p>
        </w:tc>
        <w:tc>
          <w:tcPr>
            <w:tcW w:w="696" w:type="dxa"/>
            <w:vMerge/>
            <w:tcBorders>
              <w:top w:val="nil"/>
              <w:left w:val="nil"/>
              <w:bottom w:val="nil"/>
              <w:right w:val="nil"/>
            </w:tcBorders>
            <w:vAlign w:val="center"/>
            <w:hideMark/>
            <w:tcPrChange w:id="380" w:author="Alexander Psaris" w:date="2014-01-08T10:43:00Z">
              <w:tcPr>
                <w:tcW w:w="696" w:type="dxa"/>
                <w:vMerge/>
                <w:tcBorders>
                  <w:top w:val="nil"/>
                  <w:left w:val="nil"/>
                  <w:bottom w:val="nil"/>
                  <w:right w:val="nil"/>
                </w:tcBorders>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p>
        </w:tc>
        <w:tc>
          <w:tcPr>
            <w:tcW w:w="1617" w:type="dxa"/>
            <w:tcBorders>
              <w:top w:val="nil"/>
              <w:left w:val="nil"/>
              <w:bottom w:val="nil"/>
              <w:right w:val="nil"/>
            </w:tcBorders>
            <w:shd w:val="clear" w:color="auto" w:fill="auto"/>
            <w:vAlign w:val="center"/>
            <w:hideMark/>
            <w:tcPrChange w:id="381" w:author="Alexander Psaris" w:date="2014-01-08T10:43:00Z">
              <w:tcPr>
                <w:tcW w:w="1617" w:type="dxa"/>
                <w:tcBorders>
                  <w:top w:val="nil"/>
                  <w:left w:val="nil"/>
                  <w:bottom w:val="nil"/>
                  <w:right w:val="nil"/>
                </w:tcBorders>
                <w:shd w:val="clear" w:color="auto" w:fill="auto"/>
                <w:vAlign w:val="center"/>
                <w:hideMark/>
              </w:tcPr>
            </w:tcPrChange>
          </w:tcPr>
          <w:p w:rsidR="004C65A4" w:rsidRPr="00357F67" w:rsidRDefault="0061711D"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Dry season</w:t>
            </w:r>
            <w:r w:rsidR="004C65A4" w:rsidRPr="00357F67">
              <w:rPr>
                <w:rFonts w:ascii="Times New Roman" w:eastAsia="Times New Roman" w:hAnsi="Times New Roman" w:cs="Times New Roman"/>
                <w:color w:val="000000"/>
                <w:sz w:val="24"/>
                <w:szCs w:val="24"/>
              </w:rPr>
              <w:t>: D</w:t>
            </w:r>
          </w:p>
        </w:tc>
        <w:tc>
          <w:tcPr>
            <w:tcW w:w="1116" w:type="dxa"/>
            <w:vMerge/>
            <w:tcBorders>
              <w:top w:val="nil"/>
              <w:left w:val="nil"/>
              <w:bottom w:val="nil"/>
              <w:right w:val="nil"/>
            </w:tcBorders>
            <w:vAlign w:val="center"/>
            <w:hideMark/>
            <w:tcPrChange w:id="382" w:author="Alexander Psaris" w:date="2014-01-08T10:43:00Z">
              <w:tcPr>
                <w:tcW w:w="1116" w:type="dxa"/>
                <w:vMerge/>
                <w:tcBorders>
                  <w:top w:val="nil"/>
                  <w:left w:val="nil"/>
                  <w:bottom w:val="nil"/>
                  <w:right w:val="nil"/>
                </w:tcBorders>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p>
        </w:tc>
        <w:tc>
          <w:tcPr>
            <w:tcW w:w="1044" w:type="dxa"/>
            <w:vMerge/>
            <w:tcBorders>
              <w:top w:val="nil"/>
              <w:left w:val="nil"/>
              <w:bottom w:val="nil"/>
              <w:right w:val="nil"/>
            </w:tcBorders>
            <w:vAlign w:val="center"/>
            <w:hideMark/>
            <w:tcPrChange w:id="383" w:author="Alexander Psaris" w:date="2014-01-08T10:43:00Z">
              <w:tcPr>
                <w:tcW w:w="864" w:type="dxa"/>
                <w:vMerge/>
                <w:tcBorders>
                  <w:top w:val="nil"/>
                  <w:left w:val="nil"/>
                  <w:bottom w:val="nil"/>
                  <w:right w:val="nil"/>
                </w:tcBorders>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p>
        </w:tc>
      </w:tr>
      <w:tr w:rsidR="00BA1941" w:rsidRPr="00357F67" w:rsidTr="00BA1941">
        <w:tblPrEx>
          <w:tblPrExChange w:id="384" w:author="Alexander Psaris" w:date="2014-01-08T10:43:00Z">
            <w:tblPrEx>
              <w:tblW w:w="10545" w:type="dxa"/>
              <w:tblLayout w:type="fixed"/>
            </w:tblPrEx>
          </w:tblPrExChange>
        </w:tblPrEx>
        <w:trPr>
          <w:trHeight w:val="300"/>
          <w:jc w:val="center"/>
          <w:trPrChange w:id="385" w:author="Alexander Psaris" w:date="2014-01-08T10:43:00Z">
            <w:trPr>
              <w:gridAfter w:val="0"/>
              <w:trHeight w:val="300"/>
            </w:trPr>
          </w:trPrChange>
        </w:trPr>
        <w:tc>
          <w:tcPr>
            <w:tcW w:w="3145" w:type="dxa"/>
            <w:tcBorders>
              <w:top w:val="nil"/>
              <w:left w:val="nil"/>
              <w:bottom w:val="nil"/>
              <w:right w:val="nil"/>
            </w:tcBorders>
            <w:shd w:val="clear" w:color="auto" w:fill="auto"/>
            <w:vAlign w:val="center"/>
            <w:hideMark/>
            <w:tcPrChange w:id="386" w:author="Alexander Psaris" w:date="2014-01-08T10:43:00Z">
              <w:tcPr>
                <w:tcW w:w="3145" w:type="dxa"/>
                <w:tcBorders>
                  <w:top w:val="nil"/>
                  <w:left w:val="nil"/>
                  <w:bottom w:val="nil"/>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Soil evaporation compensation factor</w:t>
            </w:r>
          </w:p>
        </w:tc>
        <w:tc>
          <w:tcPr>
            <w:tcW w:w="2269" w:type="dxa"/>
            <w:tcBorders>
              <w:top w:val="nil"/>
              <w:left w:val="nil"/>
              <w:bottom w:val="nil"/>
              <w:right w:val="nil"/>
            </w:tcBorders>
            <w:shd w:val="clear" w:color="auto" w:fill="auto"/>
            <w:noWrap/>
            <w:vAlign w:val="center"/>
            <w:hideMark/>
            <w:tcPrChange w:id="387" w:author="Alexander Psaris" w:date="2014-01-08T10:43:00Z">
              <w:tcPr>
                <w:tcW w:w="2269"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v__ESCO.bsn</w:t>
            </w:r>
          </w:p>
        </w:tc>
        <w:tc>
          <w:tcPr>
            <w:tcW w:w="838" w:type="dxa"/>
            <w:tcBorders>
              <w:top w:val="nil"/>
              <w:left w:val="nil"/>
              <w:bottom w:val="nil"/>
              <w:right w:val="nil"/>
            </w:tcBorders>
            <w:shd w:val="clear" w:color="auto" w:fill="auto"/>
            <w:noWrap/>
            <w:vAlign w:val="center"/>
            <w:hideMark/>
            <w:tcPrChange w:id="388" w:author="Alexander Psaris" w:date="2014-01-08T10:43:00Z">
              <w:tcPr>
                <w:tcW w:w="838"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0.01</w:t>
            </w:r>
          </w:p>
        </w:tc>
        <w:tc>
          <w:tcPr>
            <w:tcW w:w="696" w:type="dxa"/>
            <w:tcBorders>
              <w:top w:val="nil"/>
              <w:left w:val="nil"/>
              <w:bottom w:val="nil"/>
              <w:right w:val="nil"/>
            </w:tcBorders>
            <w:shd w:val="clear" w:color="auto" w:fill="auto"/>
            <w:noWrap/>
            <w:vAlign w:val="center"/>
            <w:hideMark/>
            <w:tcPrChange w:id="389" w:author="Alexander Psaris" w:date="2014-01-08T10:43:00Z">
              <w:tcPr>
                <w:tcW w:w="696"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617" w:type="dxa"/>
            <w:tcBorders>
              <w:top w:val="nil"/>
              <w:left w:val="nil"/>
              <w:bottom w:val="nil"/>
              <w:right w:val="nil"/>
            </w:tcBorders>
            <w:shd w:val="clear" w:color="auto" w:fill="auto"/>
            <w:noWrap/>
            <w:vAlign w:val="center"/>
            <w:hideMark/>
            <w:tcPrChange w:id="390" w:author="Alexander Psaris" w:date="2014-01-08T10:43:00Z">
              <w:tcPr>
                <w:tcW w:w="1617"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16" w:type="dxa"/>
            <w:tcBorders>
              <w:top w:val="nil"/>
              <w:left w:val="nil"/>
              <w:bottom w:val="nil"/>
              <w:right w:val="nil"/>
            </w:tcBorders>
            <w:shd w:val="clear" w:color="auto" w:fill="auto"/>
            <w:noWrap/>
            <w:vAlign w:val="center"/>
            <w:hideMark/>
            <w:tcPrChange w:id="391" w:author="Alexander Psaris" w:date="2014-01-08T10:43:00Z">
              <w:tcPr>
                <w:tcW w:w="1116" w:type="dxa"/>
                <w:tcBorders>
                  <w:top w:val="nil"/>
                  <w:left w:val="nil"/>
                  <w:bottom w:val="nil"/>
                  <w:right w:val="nil"/>
                </w:tcBorders>
                <w:shd w:val="clear" w:color="auto" w:fill="auto"/>
                <w:noWrap/>
                <w:vAlign w:val="center"/>
                <w:hideMark/>
              </w:tcPr>
            </w:tcPrChange>
          </w:tcPr>
          <w:p w:rsidR="004C65A4"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044" w:type="dxa"/>
            <w:tcBorders>
              <w:top w:val="nil"/>
              <w:left w:val="nil"/>
              <w:bottom w:val="nil"/>
              <w:right w:val="nil"/>
            </w:tcBorders>
            <w:shd w:val="clear" w:color="auto" w:fill="auto"/>
            <w:noWrap/>
            <w:vAlign w:val="center"/>
            <w:hideMark/>
            <w:tcPrChange w:id="392" w:author="Alexander Psaris" w:date="2014-01-08T10:43:00Z">
              <w:tcPr>
                <w:tcW w:w="864"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r>
      <w:tr w:rsidR="00BA1941" w:rsidRPr="00357F67" w:rsidTr="00BA1941">
        <w:tblPrEx>
          <w:tblPrExChange w:id="393" w:author="Alexander Psaris" w:date="2014-01-08T10:43:00Z">
            <w:tblPrEx>
              <w:tblW w:w="10545" w:type="dxa"/>
              <w:tblLayout w:type="fixed"/>
            </w:tblPrEx>
          </w:tblPrExChange>
        </w:tblPrEx>
        <w:trPr>
          <w:trHeight w:val="300"/>
          <w:jc w:val="center"/>
          <w:trPrChange w:id="394" w:author="Alexander Psaris" w:date="2014-01-08T10:43:00Z">
            <w:trPr>
              <w:gridAfter w:val="0"/>
              <w:trHeight w:val="300"/>
            </w:trPr>
          </w:trPrChange>
        </w:trPr>
        <w:tc>
          <w:tcPr>
            <w:tcW w:w="3145" w:type="dxa"/>
            <w:tcBorders>
              <w:top w:val="nil"/>
              <w:left w:val="nil"/>
              <w:bottom w:val="nil"/>
              <w:right w:val="nil"/>
            </w:tcBorders>
            <w:shd w:val="clear" w:color="auto" w:fill="auto"/>
            <w:vAlign w:val="center"/>
            <w:hideMark/>
            <w:tcPrChange w:id="395" w:author="Alexander Psaris" w:date="2014-01-08T10:43:00Z">
              <w:tcPr>
                <w:tcW w:w="3145" w:type="dxa"/>
                <w:tcBorders>
                  <w:top w:val="nil"/>
                  <w:left w:val="nil"/>
                  <w:bottom w:val="nil"/>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Plant uptake compensation factor</w:t>
            </w:r>
          </w:p>
        </w:tc>
        <w:tc>
          <w:tcPr>
            <w:tcW w:w="2269" w:type="dxa"/>
            <w:tcBorders>
              <w:top w:val="nil"/>
              <w:left w:val="nil"/>
              <w:bottom w:val="nil"/>
              <w:right w:val="nil"/>
            </w:tcBorders>
            <w:shd w:val="clear" w:color="auto" w:fill="auto"/>
            <w:noWrap/>
            <w:vAlign w:val="center"/>
            <w:hideMark/>
            <w:tcPrChange w:id="396" w:author="Alexander Psaris" w:date="2014-01-08T10:43:00Z">
              <w:tcPr>
                <w:tcW w:w="2269"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v__EPCO.bsn</w:t>
            </w:r>
          </w:p>
        </w:tc>
        <w:tc>
          <w:tcPr>
            <w:tcW w:w="838" w:type="dxa"/>
            <w:tcBorders>
              <w:top w:val="nil"/>
              <w:left w:val="nil"/>
              <w:bottom w:val="nil"/>
              <w:right w:val="nil"/>
            </w:tcBorders>
            <w:shd w:val="clear" w:color="auto" w:fill="auto"/>
            <w:noWrap/>
            <w:vAlign w:val="center"/>
            <w:hideMark/>
            <w:tcPrChange w:id="397" w:author="Alexander Psaris" w:date="2014-01-08T10:43:00Z">
              <w:tcPr>
                <w:tcW w:w="838"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c>
          <w:tcPr>
            <w:tcW w:w="696" w:type="dxa"/>
            <w:tcBorders>
              <w:top w:val="nil"/>
              <w:left w:val="nil"/>
              <w:bottom w:val="nil"/>
              <w:right w:val="nil"/>
            </w:tcBorders>
            <w:shd w:val="clear" w:color="auto" w:fill="auto"/>
            <w:noWrap/>
            <w:vAlign w:val="center"/>
            <w:hideMark/>
            <w:tcPrChange w:id="398" w:author="Alexander Psaris" w:date="2014-01-08T10:43:00Z">
              <w:tcPr>
                <w:tcW w:w="696"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617" w:type="dxa"/>
            <w:tcBorders>
              <w:top w:val="nil"/>
              <w:left w:val="nil"/>
              <w:bottom w:val="nil"/>
              <w:right w:val="nil"/>
            </w:tcBorders>
            <w:shd w:val="clear" w:color="auto" w:fill="auto"/>
            <w:noWrap/>
            <w:vAlign w:val="center"/>
            <w:hideMark/>
            <w:tcPrChange w:id="399" w:author="Alexander Psaris" w:date="2014-01-08T10:43:00Z">
              <w:tcPr>
                <w:tcW w:w="1617"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w:t>
            </w:r>
          </w:p>
        </w:tc>
        <w:tc>
          <w:tcPr>
            <w:tcW w:w="1116" w:type="dxa"/>
            <w:tcBorders>
              <w:top w:val="nil"/>
              <w:left w:val="nil"/>
              <w:bottom w:val="nil"/>
              <w:right w:val="nil"/>
            </w:tcBorders>
            <w:shd w:val="clear" w:color="auto" w:fill="auto"/>
            <w:noWrap/>
            <w:vAlign w:val="center"/>
            <w:hideMark/>
            <w:tcPrChange w:id="400" w:author="Alexander Psaris" w:date="2014-01-08T10:43:00Z">
              <w:tcPr>
                <w:tcW w:w="1116" w:type="dxa"/>
                <w:tcBorders>
                  <w:top w:val="nil"/>
                  <w:left w:val="nil"/>
                  <w:bottom w:val="nil"/>
                  <w:right w:val="nil"/>
                </w:tcBorders>
                <w:shd w:val="clear" w:color="auto" w:fill="auto"/>
                <w:noWrap/>
                <w:vAlign w:val="center"/>
                <w:hideMark/>
              </w:tcPr>
            </w:tcPrChange>
          </w:tcPr>
          <w:p w:rsidR="004C65A4"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0.01</w:t>
            </w:r>
          </w:p>
        </w:tc>
        <w:tc>
          <w:tcPr>
            <w:tcW w:w="1044" w:type="dxa"/>
            <w:tcBorders>
              <w:top w:val="nil"/>
              <w:left w:val="nil"/>
              <w:bottom w:val="nil"/>
              <w:right w:val="nil"/>
            </w:tcBorders>
            <w:shd w:val="clear" w:color="auto" w:fill="auto"/>
            <w:noWrap/>
            <w:vAlign w:val="center"/>
            <w:hideMark/>
            <w:tcPrChange w:id="401" w:author="Alexander Psaris" w:date="2014-01-08T10:43:00Z">
              <w:tcPr>
                <w:tcW w:w="864"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r>
      <w:tr w:rsidR="00BA1941" w:rsidRPr="00357F67" w:rsidTr="00BA1941">
        <w:tblPrEx>
          <w:tblPrExChange w:id="402" w:author="Alexander Psaris" w:date="2014-01-08T10:43:00Z">
            <w:tblPrEx>
              <w:tblW w:w="10545" w:type="dxa"/>
              <w:tblLayout w:type="fixed"/>
            </w:tblPrEx>
          </w:tblPrExChange>
        </w:tblPrEx>
        <w:trPr>
          <w:trHeight w:val="300"/>
          <w:jc w:val="center"/>
          <w:trPrChange w:id="403" w:author="Alexander Psaris" w:date="2014-01-08T10:43:00Z">
            <w:trPr>
              <w:gridAfter w:val="0"/>
              <w:trHeight w:val="300"/>
            </w:trPr>
          </w:trPrChange>
        </w:trPr>
        <w:tc>
          <w:tcPr>
            <w:tcW w:w="3145" w:type="dxa"/>
            <w:tcBorders>
              <w:top w:val="nil"/>
              <w:left w:val="nil"/>
              <w:bottom w:val="nil"/>
              <w:right w:val="nil"/>
            </w:tcBorders>
            <w:shd w:val="clear" w:color="auto" w:fill="auto"/>
            <w:vAlign w:val="center"/>
            <w:hideMark/>
            <w:tcPrChange w:id="404" w:author="Alexander Psaris" w:date="2014-01-08T10:43:00Z">
              <w:tcPr>
                <w:tcW w:w="3145" w:type="dxa"/>
                <w:tcBorders>
                  <w:top w:val="nil"/>
                  <w:left w:val="nil"/>
                  <w:bottom w:val="nil"/>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Available water capacity of the soil layer</w:t>
            </w:r>
          </w:p>
        </w:tc>
        <w:tc>
          <w:tcPr>
            <w:tcW w:w="2269" w:type="dxa"/>
            <w:tcBorders>
              <w:top w:val="nil"/>
              <w:left w:val="nil"/>
              <w:bottom w:val="nil"/>
              <w:right w:val="nil"/>
            </w:tcBorders>
            <w:shd w:val="clear" w:color="auto" w:fill="auto"/>
            <w:noWrap/>
            <w:vAlign w:val="center"/>
            <w:hideMark/>
            <w:tcPrChange w:id="405" w:author="Alexander Psaris" w:date="2014-01-08T10:43:00Z">
              <w:tcPr>
                <w:tcW w:w="2269"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r__SOL_AWC().sol</w:t>
            </w:r>
          </w:p>
        </w:tc>
        <w:tc>
          <w:tcPr>
            <w:tcW w:w="838" w:type="dxa"/>
            <w:tcBorders>
              <w:top w:val="nil"/>
              <w:left w:val="nil"/>
              <w:bottom w:val="nil"/>
              <w:right w:val="nil"/>
            </w:tcBorders>
            <w:shd w:val="clear" w:color="auto" w:fill="auto"/>
            <w:noWrap/>
            <w:vAlign w:val="center"/>
            <w:hideMark/>
            <w:tcPrChange w:id="406" w:author="Alexander Psaris" w:date="2014-01-08T10:43:00Z">
              <w:tcPr>
                <w:tcW w:w="838"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w:t>
            </w:r>
          </w:p>
        </w:tc>
        <w:tc>
          <w:tcPr>
            <w:tcW w:w="696" w:type="dxa"/>
            <w:tcBorders>
              <w:top w:val="nil"/>
              <w:left w:val="nil"/>
              <w:bottom w:val="nil"/>
              <w:right w:val="nil"/>
            </w:tcBorders>
            <w:shd w:val="clear" w:color="auto" w:fill="auto"/>
            <w:noWrap/>
            <w:vAlign w:val="center"/>
            <w:hideMark/>
            <w:tcPrChange w:id="407" w:author="Alexander Psaris" w:date="2014-01-08T10:43:00Z">
              <w:tcPr>
                <w:tcW w:w="696"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w:t>
            </w:r>
          </w:p>
        </w:tc>
        <w:tc>
          <w:tcPr>
            <w:tcW w:w="1617" w:type="dxa"/>
            <w:tcBorders>
              <w:top w:val="nil"/>
              <w:left w:val="nil"/>
              <w:bottom w:val="nil"/>
              <w:right w:val="nil"/>
            </w:tcBorders>
            <w:shd w:val="clear" w:color="auto" w:fill="auto"/>
            <w:noWrap/>
            <w:vAlign w:val="center"/>
            <w:hideMark/>
            <w:tcPrChange w:id="408" w:author="Alexander Psaris" w:date="2014-01-08T10:43:00Z">
              <w:tcPr>
                <w:tcW w:w="1617"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w:t>
            </w:r>
          </w:p>
        </w:tc>
        <w:tc>
          <w:tcPr>
            <w:tcW w:w="1116" w:type="dxa"/>
            <w:tcBorders>
              <w:top w:val="nil"/>
              <w:left w:val="nil"/>
              <w:bottom w:val="nil"/>
              <w:right w:val="nil"/>
            </w:tcBorders>
            <w:shd w:val="clear" w:color="auto" w:fill="auto"/>
            <w:noWrap/>
            <w:vAlign w:val="center"/>
            <w:hideMark/>
            <w:tcPrChange w:id="409" w:author="Alexander Psaris" w:date="2014-01-08T10:43:00Z">
              <w:tcPr>
                <w:tcW w:w="1116"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w:t>
            </w:r>
          </w:p>
        </w:tc>
        <w:tc>
          <w:tcPr>
            <w:tcW w:w="1044" w:type="dxa"/>
            <w:tcBorders>
              <w:top w:val="nil"/>
              <w:left w:val="nil"/>
              <w:bottom w:val="nil"/>
              <w:right w:val="nil"/>
            </w:tcBorders>
            <w:shd w:val="clear" w:color="auto" w:fill="auto"/>
            <w:noWrap/>
            <w:vAlign w:val="center"/>
            <w:hideMark/>
            <w:tcPrChange w:id="410" w:author="Alexander Psaris" w:date="2014-01-08T10:43:00Z">
              <w:tcPr>
                <w:tcW w:w="864"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w:t>
            </w:r>
          </w:p>
        </w:tc>
      </w:tr>
      <w:tr w:rsidR="00BA1941" w:rsidRPr="00357F67" w:rsidTr="00BA1941">
        <w:tblPrEx>
          <w:tblPrExChange w:id="411" w:author="Alexander Psaris" w:date="2014-01-08T10:43:00Z">
            <w:tblPrEx>
              <w:tblW w:w="10545" w:type="dxa"/>
              <w:tblLayout w:type="fixed"/>
            </w:tblPrEx>
          </w:tblPrExChange>
        </w:tblPrEx>
        <w:trPr>
          <w:trHeight w:val="915"/>
          <w:jc w:val="center"/>
          <w:trPrChange w:id="412" w:author="Alexander Psaris" w:date="2014-01-08T10:43:00Z">
            <w:trPr>
              <w:gridAfter w:val="0"/>
              <w:trHeight w:val="915"/>
            </w:trPr>
          </w:trPrChange>
        </w:trPr>
        <w:tc>
          <w:tcPr>
            <w:tcW w:w="3145" w:type="dxa"/>
            <w:tcBorders>
              <w:top w:val="nil"/>
              <w:left w:val="nil"/>
              <w:bottom w:val="single" w:sz="12" w:space="0" w:color="auto"/>
              <w:right w:val="nil"/>
            </w:tcBorders>
            <w:shd w:val="clear" w:color="auto" w:fill="auto"/>
            <w:vAlign w:val="center"/>
            <w:hideMark/>
            <w:tcPrChange w:id="413" w:author="Alexander Psaris" w:date="2014-01-08T10:43:00Z">
              <w:tcPr>
                <w:tcW w:w="3145" w:type="dxa"/>
                <w:tcBorders>
                  <w:top w:val="nil"/>
                  <w:left w:val="nil"/>
                  <w:bottom w:val="single" w:sz="12" w:space="0" w:color="auto"/>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Treshold depth of water in the shallow aquifer required for return flow to occur (mm)</w:t>
            </w:r>
          </w:p>
        </w:tc>
        <w:tc>
          <w:tcPr>
            <w:tcW w:w="2269" w:type="dxa"/>
            <w:tcBorders>
              <w:top w:val="nil"/>
              <w:left w:val="nil"/>
              <w:bottom w:val="single" w:sz="12" w:space="0" w:color="auto"/>
              <w:right w:val="nil"/>
            </w:tcBorders>
            <w:shd w:val="clear" w:color="auto" w:fill="auto"/>
            <w:noWrap/>
            <w:vAlign w:val="center"/>
            <w:hideMark/>
            <w:tcPrChange w:id="414" w:author="Alexander Psaris" w:date="2014-01-08T10:43:00Z">
              <w:tcPr>
                <w:tcW w:w="2269"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v__GWQMN.gw</w:t>
            </w:r>
          </w:p>
        </w:tc>
        <w:tc>
          <w:tcPr>
            <w:tcW w:w="838" w:type="dxa"/>
            <w:tcBorders>
              <w:top w:val="nil"/>
              <w:left w:val="nil"/>
              <w:bottom w:val="nil"/>
              <w:right w:val="nil"/>
            </w:tcBorders>
            <w:shd w:val="clear" w:color="auto" w:fill="auto"/>
            <w:noWrap/>
            <w:vAlign w:val="center"/>
            <w:hideMark/>
            <w:tcPrChange w:id="415" w:author="Alexander Psaris" w:date="2014-01-08T10:43:00Z">
              <w:tcPr>
                <w:tcW w:w="838"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c>
          <w:tcPr>
            <w:tcW w:w="696" w:type="dxa"/>
            <w:tcBorders>
              <w:top w:val="nil"/>
              <w:left w:val="nil"/>
              <w:bottom w:val="nil"/>
              <w:right w:val="nil"/>
            </w:tcBorders>
            <w:shd w:val="clear" w:color="auto" w:fill="auto"/>
            <w:noWrap/>
            <w:vAlign w:val="center"/>
            <w:hideMark/>
            <w:tcPrChange w:id="416" w:author="Alexander Psaris" w:date="2014-01-08T10:43:00Z">
              <w:tcPr>
                <w:tcW w:w="696"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5000</w:t>
            </w:r>
          </w:p>
        </w:tc>
        <w:tc>
          <w:tcPr>
            <w:tcW w:w="1617" w:type="dxa"/>
            <w:tcBorders>
              <w:top w:val="nil"/>
              <w:left w:val="nil"/>
              <w:bottom w:val="nil"/>
              <w:right w:val="nil"/>
            </w:tcBorders>
            <w:shd w:val="clear" w:color="auto" w:fill="auto"/>
            <w:noWrap/>
            <w:vAlign w:val="center"/>
            <w:hideMark/>
            <w:tcPrChange w:id="417" w:author="Alexander Psaris" w:date="2014-01-08T10:43:00Z">
              <w:tcPr>
                <w:tcW w:w="1617"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w:t>
            </w:r>
          </w:p>
        </w:tc>
        <w:tc>
          <w:tcPr>
            <w:tcW w:w="1116" w:type="dxa"/>
            <w:tcBorders>
              <w:top w:val="nil"/>
              <w:left w:val="nil"/>
              <w:bottom w:val="single" w:sz="12" w:space="0" w:color="auto"/>
              <w:right w:val="nil"/>
            </w:tcBorders>
            <w:shd w:val="clear" w:color="auto" w:fill="auto"/>
            <w:noWrap/>
            <w:vAlign w:val="center"/>
            <w:hideMark/>
            <w:tcPrChange w:id="418" w:author="Alexander Psaris" w:date="2014-01-08T10:43:00Z">
              <w:tcPr>
                <w:tcW w:w="1116"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w:t>
            </w:r>
          </w:p>
        </w:tc>
        <w:tc>
          <w:tcPr>
            <w:tcW w:w="1044" w:type="dxa"/>
            <w:tcBorders>
              <w:top w:val="nil"/>
              <w:left w:val="nil"/>
              <w:bottom w:val="single" w:sz="12" w:space="0" w:color="auto"/>
              <w:right w:val="nil"/>
            </w:tcBorders>
            <w:shd w:val="clear" w:color="auto" w:fill="auto"/>
            <w:noWrap/>
            <w:vAlign w:val="center"/>
            <w:hideMark/>
            <w:tcPrChange w:id="419" w:author="Alexander Psaris" w:date="2014-01-08T10:43:00Z">
              <w:tcPr>
                <w:tcW w:w="864" w:type="dxa"/>
                <w:tcBorders>
                  <w:top w:val="nil"/>
                  <w:left w:val="nil"/>
                  <w:bottom w:val="single" w:sz="12" w:space="0" w:color="auto"/>
                  <w:right w:val="nil"/>
                </w:tcBorders>
                <w:shd w:val="clear" w:color="auto" w:fill="auto"/>
                <w:noWrap/>
                <w:vAlign w:val="center"/>
                <w:hideMark/>
              </w:tcPr>
            </w:tcPrChange>
          </w:tcPr>
          <w:p w:rsidR="004C65A4"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w:t>
            </w:r>
          </w:p>
        </w:tc>
      </w:tr>
      <w:tr w:rsidR="00BA1941" w:rsidRPr="00357F67" w:rsidTr="00BA1941">
        <w:tblPrEx>
          <w:tblPrExChange w:id="420" w:author="Alexander Psaris" w:date="2014-01-08T10:43:00Z">
            <w:tblPrEx>
              <w:tblW w:w="10545" w:type="dxa"/>
              <w:tblLayout w:type="fixed"/>
            </w:tblPrEx>
          </w:tblPrExChange>
        </w:tblPrEx>
        <w:trPr>
          <w:trHeight w:val="330"/>
          <w:jc w:val="center"/>
          <w:trPrChange w:id="421" w:author="Alexander Psaris" w:date="2014-01-08T10:43:00Z">
            <w:trPr>
              <w:gridAfter w:val="0"/>
              <w:trHeight w:val="330"/>
            </w:trPr>
          </w:trPrChange>
        </w:trPr>
        <w:tc>
          <w:tcPr>
            <w:tcW w:w="3145" w:type="dxa"/>
            <w:tcBorders>
              <w:top w:val="nil"/>
              <w:left w:val="nil"/>
              <w:bottom w:val="single" w:sz="12" w:space="0" w:color="auto"/>
              <w:right w:val="nil"/>
            </w:tcBorders>
            <w:shd w:val="clear" w:color="auto" w:fill="auto"/>
            <w:vAlign w:val="center"/>
            <w:hideMark/>
            <w:tcPrChange w:id="422" w:author="Alexander Psaris" w:date="2014-01-08T10:43:00Z">
              <w:tcPr>
                <w:tcW w:w="3145" w:type="dxa"/>
                <w:tcBorders>
                  <w:top w:val="nil"/>
                  <w:left w:val="nil"/>
                  <w:bottom w:val="single" w:sz="12" w:space="0" w:color="auto"/>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Sediment</w:t>
            </w:r>
          </w:p>
        </w:tc>
        <w:tc>
          <w:tcPr>
            <w:tcW w:w="2269" w:type="dxa"/>
            <w:tcBorders>
              <w:top w:val="nil"/>
              <w:left w:val="nil"/>
              <w:bottom w:val="single" w:sz="12" w:space="0" w:color="auto"/>
              <w:right w:val="nil"/>
            </w:tcBorders>
            <w:shd w:val="clear" w:color="auto" w:fill="auto"/>
            <w:noWrap/>
            <w:vAlign w:val="center"/>
            <w:hideMark/>
            <w:tcPrChange w:id="423" w:author="Alexander Psaris" w:date="2014-01-08T10:43:00Z">
              <w:tcPr>
                <w:tcW w:w="2269"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838" w:type="dxa"/>
            <w:tcBorders>
              <w:top w:val="single" w:sz="12" w:space="0" w:color="auto"/>
              <w:left w:val="nil"/>
              <w:bottom w:val="single" w:sz="12" w:space="0" w:color="auto"/>
              <w:right w:val="nil"/>
            </w:tcBorders>
            <w:shd w:val="clear" w:color="auto" w:fill="auto"/>
            <w:noWrap/>
            <w:vAlign w:val="center"/>
            <w:hideMark/>
            <w:tcPrChange w:id="424" w:author="Alexander Psaris" w:date="2014-01-08T10:43:00Z">
              <w:tcPr>
                <w:tcW w:w="838"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696" w:type="dxa"/>
            <w:tcBorders>
              <w:top w:val="single" w:sz="12" w:space="0" w:color="auto"/>
              <w:left w:val="nil"/>
              <w:bottom w:val="single" w:sz="12" w:space="0" w:color="auto"/>
              <w:right w:val="nil"/>
            </w:tcBorders>
            <w:shd w:val="clear" w:color="auto" w:fill="auto"/>
            <w:noWrap/>
            <w:vAlign w:val="center"/>
            <w:hideMark/>
            <w:tcPrChange w:id="425" w:author="Alexander Psaris" w:date="2014-01-08T10:43:00Z">
              <w:tcPr>
                <w:tcW w:w="696"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617" w:type="dxa"/>
            <w:tcBorders>
              <w:top w:val="single" w:sz="12" w:space="0" w:color="auto"/>
              <w:left w:val="nil"/>
              <w:bottom w:val="single" w:sz="12" w:space="0" w:color="auto"/>
              <w:right w:val="nil"/>
            </w:tcBorders>
            <w:shd w:val="clear" w:color="auto" w:fill="auto"/>
            <w:noWrap/>
            <w:vAlign w:val="center"/>
            <w:hideMark/>
            <w:tcPrChange w:id="426" w:author="Alexander Psaris" w:date="2014-01-08T10:43:00Z">
              <w:tcPr>
                <w:tcW w:w="1617"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116" w:type="dxa"/>
            <w:tcBorders>
              <w:top w:val="nil"/>
              <w:left w:val="nil"/>
              <w:bottom w:val="single" w:sz="12" w:space="0" w:color="auto"/>
              <w:right w:val="nil"/>
            </w:tcBorders>
            <w:shd w:val="clear" w:color="auto" w:fill="auto"/>
            <w:noWrap/>
            <w:vAlign w:val="center"/>
            <w:hideMark/>
            <w:tcPrChange w:id="427" w:author="Alexander Psaris" w:date="2014-01-08T10:43:00Z">
              <w:tcPr>
                <w:tcW w:w="1116"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044" w:type="dxa"/>
            <w:tcBorders>
              <w:top w:val="nil"/>
              <w:left w:val="nil"/>
              <w:bottom w:val="single" w:sz="12" w:space="0" w:color="auto"/>
              <w:right w:val="nil"/>
            </w:tcBorders>
            <w:shd w:val="clear" w:color="auto" w:fill="auto"/>
            <w:noWrap/>
            <w:vAlign w:val="center"/>
            <w:hideMark/>
            <w:tcPrChange w:id="428" w:author="Alexander Psaris" w:date="2014-01-08T10:43:00Z">
              <w:tcPr>
                <w:tcW w:w="864"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r>
      <w:tr w:rsidR="00BA1941" w:rsidRPr="00357F67" w:rsidTr="00BA1941">
        <w:tblPrEx>
          <w:tblPrExChange w:id="429" w:author="Alexander Psaris" w:date="2014-01-08T10:43:00Z">
            <w:tblPrEx>
              <w:tblW w:w="10545" w:type="dxa"/>
              <w:tblLayout w:type="fixed"/>
            </w:tblPrEx>
          </w:tblPrExChange>
        </w:tblPrEx>
        <w:trPr>
          <w:trHeight w:val="300"/>
          <w:jc w:val="center"/>
          <w:trPrChange w:id="430" w:author="Alexander Psaris" w:date="2014-01-08T10:43:00Z">
            <w:trPr>
              <w:gridAfter w:val="0"/>
              <w:trHeight w:val="300"/>
            </w:trPr>
          </w:trPrChange>
        </w:trPr>
        <w:tc>
          <w:tcPr>
            <w:tcW w:w="3145" w:type="dxa"/>
            <w:tcBorders>
              <w:top w:val="nil"/>
              <w:left w:val="nil"/>
              <w:bottom w:val="nil"/>
              <w:right w:val="nil"/>
            </w:tcBorders>
            <w:shd w:val="clear" w:color="auto" w:fill="auto"/>
            <w:vAlign w:val="center"/>
            <w:hideMark/>
            <w:tcPrChange w:id="431" w:author="Alexander Psaris" w:date="2014-01-08T10:43:00Z">
              <w:tcPr>
                <w:tcW w:w="3145" w:type="dxa"/>
                <w:tcBorders>
                  <w:top w:val="nil"/>
                  <w:left w:val="nil"/>
                  <w:bottom w:val="nil"/>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Average slope length</w:t>
            </w:r>
          </w:p>
        </w:tc>
        <w:tc>
          <w:tcPr>
            <w:tcW w:w="2269" w:type="dxa"/>
            <w:tcBorders>
              <w:top w:val="nil"/>
              <w:left w:val="nil"/>
              <w:bottom w:val="nil"/>
              <w:right w:val="nil"/>
            </w:tcBorders>
            <w:shd w:val="clear" w:color="auto" w:fill="auto"/>
            <w:noWrap/>
            <w:vAlign w:val="center"/>
            <w:hideMark/>
            <w:tcPrChange w:id="432" w:author="Alexander Psaris" w:date="2014-01-08T10:43:00Z">
              <w:tcPr>
                <w:tcW w:w="2269"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r__SLSUBBSN.hru</w:t>
            </w:r>
          </w:p>
        </w:tc>
        <w:tc>
          <w:tcPr>
            <w:tcW w:w="838" w:type="dxa"/>
            <w:tcBorders>
              <w:top w:val="nil"/>
              <w:left w:val="nil"/>
              <w:bottom w:val="nil"/>
              <w:right w:val="nil"/>
            </w:tcBorders>
            <w:shd w:val="clear" w:color="auto" w:fill="auto"/>
            <w:noWrap/>
            <w:vAlign w:val="center"/>
            <w:hideMark/>
            <w:tcPrChange w:id="433" w:author="Alexander Psaris" w:date="2014-01-08T10:43:00Z">
              <w:tcPr>
                <w:tcW w:w="838" w:type="dxa"/>
                <w:tcBorders>
                  <w:top w:val="nil"/>
                  <w:left w:val="nil"/>
                  <w:bottom w:val="nil"/>
                  <w:right w:val="nil"/>
                </w:tcBorders>
                <w:shd w:val="clear" w:color="auto" w:fill="auto"/>
                <w:noWrap/>
                <w:vAlign w:val="center"/>
                <w:hideMark/>
              </w:tcPr>
            </w:tcPrChange>
          </w:tcPr>
          <w:p w:rsidR="004C65A4"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10</w:t>
            </w:r>
          </w:p>
        </w:tc>
        <w:tc>
          <w:tcPr>
            <w:tcW w:w="696" w:type="dxa"/>
            <w:tcBorders>
              <w:top w:val="nil"/>
              <w:left w:val="nil"/>
              <w:bottom w:val="nil"/>
              <w:right w:val="nil"/>
            </w:tcBorders>
            <w:shd w:val="clear" w:color="auto" w:fill="auto"/>
            <w:noWrap/>
            <w:vAlign w:val="center"/>
            <w:hideMark/>
            <w:tcPrChange w:id="434" w:author="Alexander Psaris" w:date="2014-01-08T10:43:00Z">
              <w:tcPr>
                <w:tcW w:w="696" w:type="dxa"/>
                <w:tcBorders>
                  <w:top w:val="nil"/>
                  <w:left w:val="nil"/>
                  <w:bottom w:val="nil"/>
                  <w:right w:val="nil"/>
                </w:tcBorders>
                <w:shd w:val="clear" w:color="auto" w:fill="auto"/>
                <w:noWrap/>
                <w:vAlign w:val="center"/>
                <w:hideMark/>
              </w:tcPr>
            </w:tcPrChange>
          </w:tcPr>
          <w:p w:rsidR="004C65A4" w:rsidRPr="00357F67" w:rsidRDefault="004C65A4"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r w:rsidR="005615EC" w:rsidRPr="00357F67">
              <w:rPr>
                <w:rFonts w:ascii="Times New Roman" w:eastAsia="Times New Roman" w:hAnsi="Times New Roman" w:cs="Times New Roman"/>
                <w:color w:val="000000"/>
                <w:sz w:val="24"/>
                <w:szCs w:val="24"/>
              </w:rPr>
              <w:t>50</w:t>
            </w:r>
          </w:p>
        </w:tc>
        <w:tc>
          <w:tcPr>
            <w:tcW w:w="1617" w:type="dxa"/>
            <w:tcBorders>
              <w:top w:val="nil"/>
              <w:left w:val="nil"/>
              <w:bottom w:val="nil"/>
              <w:right w:val="nil"/>
            </w:tcBorders>
            <w:shd w:val="clear" w:color="auto" w:fill="auto"/>
            <w:noWrap/>
            <w:vAlign w:val="center"/>
            <w:hideMark/>
            <w:tcPrChange w:id="435" w:author="Alexander Psaris" w:date="2014-01-08T10:43:00Z">
              <w:tcPr>
                <w:tcW w:w="1617"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16" w:type="dxa"/>
            <w:tcBorders>
              <w:top w:val="nil"/>
              <w:left w:val="nil"/>
              <w:bottom w:val="nil"/>
              <w:right w:val="nil"/>
            </w:tcBorders>
            <w:shd w:val="clear" w:color="auto" w:fill="auto"/>
            <w:noWrap/>
            <w:vAlign w:val="center"/>
            <w:hideMark/>
            <w:tcPrChange w:id="436" w:author="Alexander Psaris" w:date="2014-01-08T10:43:00Z">
              <w:tcPr>
                <w:tcW w:w="1116" w:type="dxa"/>
                <w:tcBorders>
                  <w:top w:val="nil"/>
                  <w:left w:val="nil"/>
                  <w:bottom w:val="nil"/>
                  <w:right w:val="nil"/>
                </w:tcBorders>
                <w:shd w:val="clear" w:color="auto" w:fill="auto"/>
                <w:noWrap/>
                <w:vAlign w:val="center"/>
                <w:hideMark/>
              </w:tcPr>
            </w:tcPrChange>
          </w:tcPr>
          <w:p w:rsidR="004C65A4" w:rsidRPr="00357F67" w:rsidRDefault="004C65A4" w:rsidP="00AB731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AB7313" w:rsidRPr="00357F67">
              <w:rPr>
                <w:rFonts w:ascii="Times New Roman" w:eastAsia="Times New Roman" w:hAnsi="Times New Roman" w:cs="Times New Roman"/>
                <w:color w:val="000000"/>
                <w:sz w:val="24"/>
                <w:szCs w:val="24"/>
              </w:rPr>
              <w:t>7</w:t>
            </w:r>
          </w:p>
        </w:tc>
        <w:tc>
          <w:tcPr>
            <w:tcW w:w="1044" w:type="dxa"/>
            <w:tcBorders>
              <w:top w:val="nil"/>
              <w:left w:val="nil"/>
              <w:bottom w:val="nil"/>
              <w:right w:val="nil"/>
            </w:tcBorders>
            <w:shd w:val="clear" w:color="auto" w:fill="auto"/>
            <w:noWrap/>
            <w:vAlign w:val="center"/>
            <w:hideMark/>
            <w:tcPrChange w:id="437" w:author="Alexander Psaris" w:date="2014-01-08T10:43:00Z">
              <w:tcPr>
                <w:tcW w:w="864" w:type="dxa"/>
                <w:tcBorders>
                  <w:top w:val="nil"/>
                  <w:left w:val="nil"/>
                  <w:bottom w:val="nil"/>
                  <w:right w:val="nil"/>
                </w:tcBorders>
                <w:shd w:val="clear" w:color="auto" w:fill="auto"/>
                <w:noWrap/>
                <w:vAlign w:val="center"/>
                <w:hideMark/>
              </w:tcPr>
            </w:tcPrChange>
          </w:tcPr>
          <w:p w:rsidR="004C65A4" w:rsidRPr="00357F67" w:rsidRDefault="00AB7313" w:rsidP="00AB731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w:t>
            </w:r>
            <w:r w:rsidR="004C65A4" w:rsidRPr="00357F67">
              <w:rPr>
                <w:rFonts w:ascii="Times New Roman" w:eastAsia="Times New Roman" w:hAnsi="Times New Roman" w:cs="Times New Roman"/>
                <w:color w:val="000000"/>
                <w:sz w:val="24"/>
                <w:szCs w:val="24"/>
              </w:rPr>
              <w:t>0.</w:t>
            </w:r>
            <w:r w:rsidRPr="00357F67">
              <w:rPr>
                <w:rFonts w:ascii="Times New Roman" w:eastAsia="Times New Roman" w:hAnsi="Times New Roman" w:cs="Times New Roman"/>
                <w:color w:val="000000"/>
                <w:sz w:val="24"/>
                <w:szCs w:val="24"/>
              </w:rPr>
              <w:t>4</w:t>
            </w:r>
          </w:p>
        </w:tc>
      </w:tr>
      <w:tr w:rsidR="00BA1941" w:rsidRPr="00357F67" w:rsidTr="00BA1941">
        <w:tblPrEx>
          <w:tblPrExChange w:id="438" w:author="Alexander Psaris" w:date="2014-01-08T10:43:00Z">
            <w:tblPrEx>
              <w:tblW w:w="10545" w:type="dxa"/>
              <w:tblLayout w:type="fixed"/>
            </w:tblPrEx>
          </w:tblPrExChange>
        </w:tblPrEx>
        <w:trPr>
          <w:trHeight w:val="900"/>
          <w:jc w:val="center"/>
          <w:trPrChange w:id="439" w:author="Alexander Psaris" w:date="2014-01-08T10:43:00Z">
            <w:trPr>
              <w:gridAfter w:val="0"/>
              <w:trHeight w:val="900"/>
            </w:trPr>
          </w:trPrChange>
        </w:trPr>
        <w:tc>
          <w:tcPr>
            <w:tcW w:w="3145" w:type="dxa"/>
            <w:tcBorders>
              <w:top w:val="nil"/>
              <w:left w:val="nil"/>
              <w:bottom w:val="nil"/>
              <w:right w:val="nil"/>
            </w:tcBorders>
            <w:shd w:val="clear" w:color="auto" w:fill="auto"/>
            <w:vAlign w:val="center"/>
            <w:hideMark/>
            <w:tcPrChange w:id="440" w:author="Alexander Psaris" w:date="2014-01-08T10:43:00Z">
              <w:tcPr>
                <w:tcW w:w="3145" w:type="dxa"/>
                <w:tcBorders>
                  <w:top w:val="nil"/>
                  <w:left w:val="nil"/>
                  <w:bottom w:val="nil"/>
                  <w:right w:val="nil"/>
                </w:tcBorders>
                <w:shd w:val="clear" w:color="auto" w:fill="auto"/>
                <w:vAlign w:val="center"/>
                <w:hideMark/>
              </w:tcPr>
            </w:tcPrChange>
          </w:tcPr>
          <w:p w:rsidR="00AB7313" w:rsidRPr="00357F67" w:rsidRDefault="00AB7313"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Min value of USLE C factor applicable to the land cover/plant (Forest)</w:t>
            </w:r>
          </w:p>
        </w:tc>
        <w:tc>
          <w:tcPr>
            <w:tcW w:w="2269" w:type="dxa"/>
            <w:tcBorders>
              <w:top w:val="nil"/>
              <w:left w:val="nil"/>
              <w:bottom w:val="nil"/>
              <w:right w:val="nil"/>
            </w:tcBorders>
            <w:shd w:val="clear" w:color="auto" w:fill="auto"/>
            <w:noWrap/>
            <w:vAlign w:val="center"/>
            <w:hideMark/>
            <w:tcPrChange w:id="441" w:author="Alexander Psaris" w:date="2014-01-08T10:43:00Z">
              <w:tcPr>
                <w:tcW w:w="2269" w:type="dxa"/>
                <w:tcBorders>
                  <w:top w:val="nil"/>
                  <w:left w:val="nil"/>
                  <w:bottom w:val="nil"/>
                  <w:right w:val="nil"/>
                </w:tcBorders>
                <w:shd w:val="clear" w:color="auto" w:fill="auto"/>
                <w:noWrap/>
                <w:vAlign w:val="center"/>
                <w:hideMark/>
              </w:tcPr>
            </w:tcPrChange>
          </w:tcPr>
          <w:p w:rsidR="00AB7313" w:rsidRPr="00357F67" w:rsidRDefault="00AB7313"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r__USLE_C.crop.dat</w:t>
            </w:r>
          </w:p>
        </w:tc>
        <w:tc>
          <w:tcPr>
            <w:tcW w:w="838" w:type="dxa"/>
            <w:tcBorders>
              <w:top w:val="nil"/>
              <w:left w:val="nil"/>
              <w:bottom w:val="nil"/>
              <w:right w:val="nil"/>
            </w:tcBorders>
            <w:shd w:val="clear" w:color="auto" w:fill="auto"/>
            <w:noWrap/>
            <w:vAlign w:val="center"/>
            <w:hideMark/>
            <w:tcPrChange w:id="442" w:author="Alexander Psaris" w:date="2014-01-08T10:43:00Z">
              <w:tcPr>
                <w:tcW w:w="838" w:type="dxa"/>
                <w:tcBorders>
                  <w:top w:val="nil"/>
                  <w:left w:val="nil"/>
                  <w:bottom w:val="nil"/>
                  <w:right w:val="nil"/>
                </w:tcBorders>
                <w:shd w:val="clear" w:color="auto" w:fill="auto"/>
                <w:noWrap/>
                <w:vAlign w:val="center"/>
                <w:hideMark/>
              </w:tcPr>
            </w:tcPrChange>
          </w:tcPr>
          <w:p w:rsidR="00AB7313"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0.001</w:t>
            </w:r>
          </w:p>
        </w:tc>
        <w:tc>
          <w:tcPr>
            <w:tcW w:w="696" w:type="dxa"/>
            <w:tcBorders>
              <w:top w:val="nil"/>
              <w:left w:val="nil"/>
              <w:bottom w:val="nil"/>
              <w:right w:val="nil"/>
            </w:tcBorders>
            <w:shd w:val="clear" w:color="auto" w:fill="auto"/>
            <w:noWrap/>
            <w:vAlign w:val="center"/>
            <w:hideMark/>
            <w:tcPrChange w:id="443" w:author="Alexander Psaris" w:date="2014-01-08T10:43:00Z">
              <w:tcPr>
                <w:tcW w:w="696" w:type="dxa"/>
                <w:tcBorders>
                  <w:top w:val="nil"/>
                  <w:left w:val="nil"/>
                  <w:bottom w:val="nil"/>
                  <w:right w:val="nil"/>
                </w:tcBorders>
                <w:shd w:val="clear" w:color="auto" w:fill="auto"/>
                <w:noWrap/>
                <w:vAlign w:val="center"/>
                <w:hideMark/>
              </w:tcPr>
            </w:tcPrChange>
          </w:tcPr>
          <w:p w:rsidR="00AB7313"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w:t>
            </w:r>
          </w:p>
        </w:tc>
        <w:tc>
          <w:tcPr>
            <w:tcW w:w="1617" w:type="dxa"/>
            <w:tcBorders>
              <w:top w:val="nil"/>
              <w:left w:val="nil"/>
              <w:bottom w:val="nil"/>
              <w:right w:val="nil"/>
            </w:tcBorders>
            <w:shd w:val="clear" w:color="auto" w:fill="auto"/>
            <w:noWrap/>
            <w:vAlign w:val="center"/>
            <w:hideMark/>
            <w:tcPrChange w:id="444" w:author="Alexander Psaris" w:date="2014-01-08T10:43:00Z">
              <w:tcPr>
                <w:tcW w:w="1617" w:type="dxa"/>
                <w:tcBorders>
                  <w:top w:val="nil"/>
                  <w:left w:val="nil"/>
                  <w:bottom w:val="nil"/>
                  <w:right w:val="nil"/>
                </w:tcBorders>
                <w:shd w:val="clear" w:color="auto" w:fill="auto"/>
                <w:noWrap/>
                <w:vAlign w:val="center"/>
                <w:hideMark/>
              </w:tcPr>
            </w:tcPrChange>
          </w:tcPr>
          <w:p w:rsidR="00AB7313"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16" w:type="dxa"/>
            <w:tcBorders>
              <w:top w:val="nil"/>
              <w:left w:val="nil"/>
              <w:right w:val="nil"/>
            </w:tcBorders>
            <w:shd w:val="clear" w:color="auto" w:fill="auto"/>
            <w:vAlign w:val="center"/>
            <w:hideMark/>
            <w:tcPrChange w:id="445" w:author="Alexander Psaris" w:date="2014-01-08T10:43:00Z">
              <w:tcPr>
                <w:tcW w:w="1116" w:type="dxa"/>
                <w:tcBorders>
                  <w:top w:val="nil"/>
                  <w:left w:val="nil"/>
                  <w:right w:val="nil"/>
                </w:tcBorders>
                <w:shd w:val="clear" w:color="auto" w:fill="auto"/>
                <w:vAlign w:val="center"/>
                <w:hideMark/>
              </w:tcPr>
            </w:tcPrChange>
          </w:tcPr>
          <w:p w:rsidR="00AB7313" w:rsidRPr="00357F67" w:rsidRDefault="00AB7313" w:rsidP="00AB731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0 .01</w:t>
            </w:r>
          </w:p>
        </w:tc>
        <w:tc>
          <w:tcPr>
            <w:tcW w:w="1044" w:type="dxa"/>
            <w:tcBorders>
              <w:top w:val="nil"/>
              <w:left w:val="nil"/>
              <w:right w:val="nil"/>
            </w:tcBorders>
            <w:shd w:val="clear" w:color="auto" w:fill="auto"/>
            <w:noWrap/>
            <w:vAlign w:val="center"/>
            <w:hideMark/>
            <w:tcPrChange w:id="446" w:author="Alexander Psaris" w:date="2014-01-08T10:43:00Z">
              <w:tcPr>
                <w:tcW w:w="864" w:type="dxa"/>
                <w:tcBorders>
                  <w:top w:val="nil"/>
                  <w:left w:val="nil"/>
                  <w:right w:val="nil"/>
                </w:tcBorders>
                <w:shd w:val="clear" w:color="auto" w:fill="auto"/>
                <w:noWrap/>
                <w:vAlign w:val="center"/>
                <w:hideMark/>
              </w:tcPr>
            </w:tcPrChange>
          </w:tcPr>
          <w:p w:rsidR="00AB7313"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0.01</w:t>
            </w:r>
          </w:p>
        </w:tc>
      </w:tr>
      <w:tr w:rsidR="00BA1941" w:rsidRPr="00357F67" w:rsidTr="00BA1941">
        <w:tblPrEx>
          <w:tblPrExChange w:id="447" w:author="Alexander Psaris" w:date="2014-01-08T10:43:00Z">
            <w:tblPrEx>
              <w:tblW w:w="10545" w:type="dxa"/>
              <w:tblLayout w:type="fixed"/>
            </w:tblPrEx>
          </w:tblPrExChange>
        </w:tblPrEx>
        <w:trPr>
          <w:trHeight w:val="300"/>
          <w:jc w:val="center"/>
          <w:trPrChange w:id="448" w:author="Alexander Psaris" w:date="2014-01-08T10:43:00Z">
            <w:trPr>
              <w:gridAfter w:val="0"/>
              <w:trHeight w:val="300"/>
            </w:trPr>
          </w:trPrChange>
        </w:trPr>
        <w:tc>
          <w:tcPr>
            <w:tcW w:w="3145" w:type="dxa"/>
            <w:tcBorders>
              <w:top w:val="nil"/>
              <w:left w:val="nil"/>
              <w:right w:val="nil"/>
            </w:tcBorders>
            <w:shd w:val="clear" w:color="auto" w:fill="auto"/>
            <w:vAlign w:val="center"/>
            <w:hideMark/>
            <w:tcPrChange w:id="449" w:author="Alexander Psaris" w:date="2014-01-08T10:43:00Z">
              <w:tcPr>
                <w:tcW w:w="3145" w:type="dxa"/>
                <w:tcBorders>
                  <w:top w:val="nil"/>
                  <w:left w:val="nil"/>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USLE equation soil erodibility (K) factor</w:t>
            </w:r>
          </w:p>
        </w:tc>
        <w:tc>
          <w:tcPr>
            <w:tcW w:w="2269" w:type="dxa"/>
            <w:tcBorders>
              <w:top w:val="nil"/>
              <w:left w:val="nil"/>
              <w:right w:val="nil"/>
            </w:tcBorders>
            <w:shd w:val="clear" w:color="auto" w:fill="auto"/>
            <w:noWrap/>
            <w:vAlign w:val="center"/>
            <w:hideMark/>
            <w:tcPrChange w:id="450" w:author="Alexander Psaris" w:date="2014-01-08T10:43:00Z">
              <w:tcPr>
                <w:tcW w:w="2269" w:type="dxa"/>
                <w:tcBorders>
                  <w:top w:val="nil"/>
                  <w:left w:val="nil"/>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r__USLE_K().sol</w:t>
            </w:r>
          </w:p>
        </w:tc>
        <w:tc>
          <w:tcPr>
            <w:tcW w:w="838" w:type="dxa"/>
            <w:tcBorders>
              <w:top w:val="nil"/>
              <w:left w:val="nil"/>
              <w:right w:val="nil"/>
            </w:tcBorders>
            <w:shd w:val="clear" w:color="auto" w:fill="auto"/>
            <w:noWrap/>
            <w:vAlign w:val="center"/>
            <w:hideMark/>
            <w:tcPrChange w:id="451" w:author="Alexander Psaris" w:date="2014-01-08T10:43:00Z">
              <w:tcPr>
                <w:tcW w:w="838" w:type="dxa"/>
                <w:tcBorders>
                  <w:top w:val="nil"/>
                  <w:left w:val="nil"/>
                  <w:right w:val="nil"/>
                </w:tcBorders>
                <w:shd w:val="clear" w:color="auto" w:fill="auto"/>
                <w:noWrap/>
                <w:vAlign w:val="center"/>
                <w:hideMark/>
              </w:tcPr>
            </w:tcPrChange>
          </w:tcPr>
          <w:p w:rsidR="004C65A4"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c>
          <w:tcPr>
            <w:tcW w:w="696" w:type="dxa"/>
            <w:tcBorders>
              <w:top w:val="nil"/>
              <w:left w:val="nil"/>
              <w:right w:val="nil"/>
            </w:tcBorders>
            <w:shd w:val="clear" w:color="auto" w:fill="auto"/>
            <w:noWrap/>
            <w:vAlign w:val="center"/>
            <w:hideMark/>
            <w:tcPrChange w:id="452" w:author="Alexander Psaris" w:date="2014-01-08T10:43:00Z">
              <w:tcPr>
                <w:tcW w:w="696" w:type="dxa"/>
                <w:tcBorders>
                  <w:top w:val="nil"/>
                  <w:left w:val="nil"/>
                  <w:right w:val="nil"/>
                </w:tcBorders>
                <w:shd w:val="clear" w:color="auto" w:fill="auto"/>
                <w:noWrap/>
                <w:vAlign w:val="center"/>
                <w:hideMark/>
              </w:tcPr>
            </w:tcPrChange>
          </w:tcPr>
          <w:p w:rsidR="004C65A4"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0.65</w:t>
            </w:r>
          </w:p>
        </w:tc>
        <w:tc>
          <w:tcPr>
            <w:tcW w:w="1617" w:type="dxa"/>
            <w:tcBorders>
              <w:top w:val="nil"/>
              <w:left w:val="nil"/>
              <w:right w:val="nil"/>
            </w:tcBorders>
            <w:shd w:val="clear" w:color="auto" w:fill="auto"/>
            <w:noWrap/>
            <w:vAlign w:val="center"/>
            <w:hideMark/>
            <w:tcPrChange w:id="453" w:author="Alexander Psaris" w:date="2014-01-08T10:43:00Z">
              <w:tcPr>
                <w:tcW w:w="1617" w:type="dxa"/>
                <w:tcBorders>
                  <w:top w:val="nil"/>
                  <w:left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16" w:type="dxa"/>
            <w:tcBorders>
              <w:top w:val="nil"/>
              <w:left w:val="nil"/>
              <w:right w:val="nil"/>
            </w:tcBorders>
            <w:shd w:val="clear" w:color="auto" w:fill="auto"/>
            <w:noWrap/>
            <w:vAlign w:val="center"/>
            <w:hideMark/>
            <w:tcPrChange w:id="454" w:author="Alexander Psaris" w:date="2014-01-08T10:43:00Z">
              <w:tcPr>
                <w:tcW w:w="1116" w:type="dxa"/>
                <w:tcBorders>
                  <w:top w:val="nil"/>
                  <w:left w:val="nil"/>
                  <w:right w:val="nil"/>
                </w:tcBorders>
                <w:shd w:val="clear" w:color="auto" w:fill="auto"/>
                <w:noWrap/>
                <w:vAlign w:val="center"/>
                <w:hideMark/>
              </w:tcPr>
            </w:tcPrChange>
          </w:tcPr>
          <w:p w:rsidR="004C65A4" w:rsidRPr="00357F67" w:rsidRDefault="004C65A4" w:rsidP="00AB731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AB7313" w:rsidRPr="00357F67">
              <w:rPr>
                <w:rFonts w:ascii="Times New Roman" w:eastAsia="Times New Roman" w:hAnsi="Times New Roman" w:cs="Times New Roman"/>
                <w:color w:val="000000"/>
                <w:sz w:val="24"/>
                <w:szCs w:val="24"/>
              </w:rPr>
              <w:t>7</w:t>
            </w:r>
          </w:p>
        </w:tc>
        <w:tc>
          <w:tcPr>
            <w:tcW w:w="1044" w:type="dxa"/>
            <w:tcBorders>
              <w:top w:val="nil"/>
              <w:left w:val="nil"/>
              <w:right w:val="nil"/>
            </w:tcBorders>
            <w:shd w:val="clear" w:color="auto" w:fill="auto"/>
            <w:noWrap/>
            <w:vAlign w:val="center"/>
            <w:hideMark/>
            <w:tcPrChange w:id="455" w:author="Alexander Psaris" w:date="2014-01-08T10:43:00Z">
              <w:tcPr>
                <w:tcW w:w="864" w:type="dxa"/>
                <w:tcBorders>
                  <w:top w:val="nil"/>
                  <w:left w:val="nil"/>
                  <w:right w:val="nil"/>
                </w:tcBorders>
                <w:shd w:val="clear" w:color="auto" w:fill="auto"/>
                <w:noWrap/>
                <w:vAlign w:val="center"/>
                <w:hideMark/>
              </w:tcPr>
            </w:tcPrChange>
          </w:tcPr>
          <w:p w:rsidR="004C65A4"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w:t>
            </w:r>
            <w:r w:rsidR="004C65A4" w:rsidRPr="00357F67">
              <w:rPr>
                <w:rFonts w:ascii="Times New Roman" w:eastAsia="Times New Roman" w:hAnsi="Times New Roman" w:cs="Times New Roman"/>
                <w:color w:val="000000"/>
                <w:sz w:val="24"/>
                <w:szCs w:val="24"/>
              </w:rPr>
              <w:t>0</w:t>
            </w:r>
            <w:r w:rsidRPr="00357F67">
              <w:rPr>
                <w:rFonts w:ascii="Times New Roman" w:eastAsia="Times New Roman" w:hAnsi="Times New Roman" w:cs="Times New Roman"/>
                <w:color w:val="000000"/>
                <w:sz w:val="24"/>
                <w:szCs w:val="24"/>
              </w:rPr>
              <w:t>.3</w:t>
            </w:r>
          </w:p>
        </w:tc>
      </w:tr>
      <w:tr w:rsidR="00BA1941" w:rsidRPr="00357F67" w:rsidTr="00BA1941">
        <w:tblPrEx>
          <w:tblPrExChange w:id="456" w:author="Alexander Psaris" w:date="2014-01-08T10:43:00Z">
            <w:tblPrEx>
              <w:tblW w:w="10545" w:type="dxa"/>
              <w:tblLayout w:type="fixed"/>
            </w:tblPrEx>
          </w:tblPrExChange>
        </w:tblPrEx>
        <w:trPr>
          <w:trHeight w:val="330"/>
          <w:jc w:val="center"/>
          <w:trPrChange w:id="457" w:author="Alexander Psaris" w:date="2014-01-08T10:43:00Z">
            <w:trPr>
              <w:gridAfter w:val="0"/>
              <w:trHeight w:val="330"/>
            </w:trPr>
          </w:trPrChange>
        </w:trPr>
        <w:tc>
          <w:tcPr>
            <w:tcW w:w="3145" w:type="dxa"/>
            <w:tcBorders>
              <w:left w:val="nil"/>
              <w:bottom w:val="single" w:sz="12" w:space="0" w:color="auto"/>
              <w:right w:val="nil"/>
            </w:tcBorders>
            <w:shd w:val="clear" w:color="auto" w:fill="auto"/>
            <w:vAlign w:val="center"/>
            <w:tcPrChange w:id="458" w:author="Alexander Psaris" w:date="2014-01-08T10:43:00Z">
              <w:tcPr>
                <w:tcW w:w="3145" w:type="dxa"/>
                <w:tcBorders>
                  <w:left w:val="nil"/>
                  <w:bottom w:val="single" w:sz="12" w:space="0" w:color="auto"/>
                  <w:right w:val="nil"/>
                </w:tcBorders>
                <w:shd w:val="clear" w:color="auto" w:fill="auto"/>
                <w:vAlign w:val="center"/>
              </w:tcPr>
            </w:tcPrChange>
          </w:tcPr>
          <w:p w:rsidR="00AB7313" w:rsidRPr="00357F67" w:rsidRDefault="005615EC" w:rsidP="008A6D73">
            <w:pPr>
              <w:spacing w:line="240" w:lineRule="auto"/>
              <w:rPr>
                <w:rFonts w:ascii="Times New Roman" w:eastAsia="Times New Roman" w:hAnsi="Times New Roman" w:cs="Times New Roman"/>
                <w:bCs/>
                <w:iCs/>
                <w:color w:val="000000"/>
                <w:sz w:val="24"/>
                <w:szCs w:val="24"/>
              </w:rPr>
            </w:pPr>
            <w:r w:rsidRPr="00357F67">
              <w:rPr>
                <w:rFonts w:ascii="Times New Roman" w:eastAsia="Times New Roman" w:hAnsi="Times New Roman" w:cs="Times New Roman"/>
                <w:bCs/>
                <w:iCs/>
                <w:color w:val="000000"/>
                <w:sz w:val="24"/>
                <w:szCs w:val="24"/>
              </w:rPr>
              <w:t>Average Slope Steepness</w:t>
            </w:r>
          </w:p>
        </w:tc>
        <w:tc>
          <w:tcPr>
            <w:tcW w:w="2269" w:type="dxa"/>
            <w:tcBorders>
              <w:left w:val="nil"/>
              <w:bottom w:val="single" w:sz="12" w:space="0" w:color="auto"/>
              <w:right w:val="nil"/>
            </w:tcBorders>
            <w:shd w:val="clear" w:color="auto" w:fill="auto"/>
            <w:noWrap/>
            <w:vAlign w:val="center"/>
            <w:tcPrChange w:id="459" w:author="Alexander Psaris" w:date="2014-01-08T10:43:00Z">
              <w:tcPr>
                <w:tcW w:w="2269" w:type="dxa"/>
                <w:tcBorders>
                  <w:left w:val="nil"/>
                  <w:bottom w:val="single" w:sz="12" w:space="0" w:color="auto"/>
                  <w:right w:val="nil"/>
                </w:tcBorders>
                <w:shd w:val="clear" w:color="auto" w:fill="auto"/>
                <w:noWrap/>
                <w:vAlign w:val="center"/>
              </w:tcPr>
            </w:tcPrChange>
          </w:tcPr>
          <w:p w:rsidR="00AB7313" w:rsidRPr="00357F67" w:rsidRDefault="005615EC"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r__HRU_SLP.hru</w:t>
            </w:r>
          </w:p>
        </w:tc>
        <w:tc>
          <w:tcPr>
            <w:tcW w:w="838" w:type="dxa"/>
            <w:tcBorders>
              <w:left w:val="nil"/>
              <w:bottom w:val="single" w:sz="12" w:space="0" w:color="auto"/>
              <w:right w:val="nil"/>
            </w:tcBorders>
            <w:shd w:val="clear" w:color="auto" w:fill="auto"/>
            <w:noWrap/>
            <w:vAlign w:val="center"/>
            <w:tcPrChange w:id="460" w:author="Alexander Psaris" w:date="2014-01-08T10:43:00Z">
              <w:tcPr>
                <w:tcW w:w="838" w:type="dxa"/>
                <w:tcBorders>
                  <w:left w:val="nil"/>
                  <w:bottom w:val="single" w:sz="12" w:space="0" w:color="auto"/>
                  <w:right w:val="nil"/>
                </w:tcBorders>
                <w:shd w:val="clear" w:color="auto" w:fill="auto"/>
                <w:noWrap/>
                <w:vAlign w:val="center"/>
              </w:tcPr>
            </w:tcPrChange>
          </w:tcPr>
          <w:p w:rsidR="00AB7313"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c>
          <w:tcPr>
            <w:tcW w:w="696" w:type="dxa"/>
            <w:tcBorders>
              <w:left w:val="nil"/>
              <w:bottom w:val="single" w:sz="12" w:space="0" w:color="auto"/>
              <w:right w:val="nil"/>
            </w:tcBorders>
            <w:shd w:val="clear" w:color="auto" w:fill="auto"/>
            <w:noWrap/>
            <w:vAlign w:val="center"/>
            <w:tcPrChange w:id="461" w:author="Alexander Psaris" w:date="2014-01-08T10:43:00Z">
              <w:tcPr>
                <w:tcW w:w="696" w:type="dxa"/>
                <w:tcBorders>
                  <w:left w:val="nil"/>
                  <w:bottom w:val="single" w:sz="12" w:space="0" w:color="auto"/>
                  <w:right w:val="nil"/>
                </w:tcBorders>
                <w:shd w:val="clear" w:color="auto" w:fill="auto"/>
                <w:noWrap/>
                <w:vAlign w:val="center"/>
              </w:tcPr>
            </w:tcPrChange>
          </w:tcPr>
          <w:p w:rsidR="00AB7313"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617" w:type="dxa"/>
            <w:tcBorders>
              <w:left w:val="nil"/>
              <w:bottom w:val="single" w:sz="12" w:space="0" w:color="auto"/>
              <w:right w:val="nil"/>
            </w:tcBorders>
            <w:shd w:val="clear" w:color="auto" w:fill="auto"/>
            <w:noWrap/>
            <w:vAlign w:val="center"/>
            <w:tcPrChange w:id="462" w:author="Alexander Psaris" w:date="2014-01-08T10:43:00Z">
              <w:tcPr>
                <w:tcW w:w="1617" w:type="dxa"/>
                <w:tcBorders>
                  <w:left w:val="nil"/>
                  <w:bottom w:val="single" w:sz="12" w:space="0" w:color="auto"/>
                  <w:right w:val="nil"/>
                </w:tcBorders>
                <w:shd w:val="clear" w:color="auto" w:fill="auto"/>
                <w:noWrap/>
                <w:vAlign w:val="center"/>
              </w:tcPr>
            </w:tcPrChange>
          </w:tcPr>
          <w:p w:rsidR="00AB7313" w:rsidRPr="00357F67" w:rsidRDefault="0061711D" w:rsidP="0061711D">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16" w:type="dxa"/>
            <w:tcBorders>
              <w:left w:val="nil"/>
              <w:bottom w:val="single" w:sz="12" w:space="0" w:color="auto"/>
              <w:right w:val="nil"/>
            </w:tcBorders>
            <w:shd w:val="clear" w:color="auto" w:fill="auto"/>
            <w:noWrap/>
            <w:vAlign w:val="center"/>
            <w:tcPrChange w:id="463" w:author="Alexander Psaris" w:date="2014-01-08T10:43:00Z">
              <w:tcPr>
                <w:tcW w:w="1116" w:type="dxa"/>
                <w:tcBorders>
                  <w:left w:val="nil"/>
                  <w:bottom w:val="single" w:sz="12" w:space="0" w:color="auto"/>
                  <w:right w:val="nil"/>
                </w:tcBorders>
                <w:shd w:val="clear" w:color="auto" w:fill="auto"/>
                <w:noWrap/>
                <w:vAlign w:val="center"/>
              </w:tcPr>
            </w:tcPrChange>
          </w:tcPr>
          <w:p w:rsidR="005615EC"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w:t>
            </w:r>
          </w:p>
        </w:tc>
        <w:tc>
          <w:tcPr>
            <w:tcW w:w="1044" w:type="dxa"/>
            <w:tcBorders>
              <w:left w:val="nil"/>
              <w:bottom w:val="single" w:sz="12" w:space="0" w:color="auto"/>
              <w:right w:val="nil"/>
            </w:tcBorders>
            <w:shd w:val="clear" w:color="auto" w:fill="auto"/>
            <w:noWrap/>
            <w:vAlign w:val="center"/>
            <w:tcPrChange w:id="464" w:author="Alexander Psaris" w:date="2014-01-08T10:43:00Z">
              <w:tcPr>
                <w:tcW w:w="864" w:type="dxa"/>
                <w:tcBorders>
                  <w:left w:val="nil"/>
                  <w:bottom w:val="single" w:sz="12" w:space="0" w:color="auto"/>
                  <w:right w:val="nil"/>
                </w:tcBorders>
                <w:shd w:val="clear" w:color="auto" w:fill="auto"/>
                <w:noWrap/>
                <w:vAlign w:val="center"/>
              </w:tcPr>
            </w:tcPrChange>
          </w:tcPr>
          <w:p w:rsidR="00AB7313"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w:t>
            </w:r>
          </w:p>
        </w:tc>
      </w:tr>
      <w:tr w:rsidR="00BA1941" w:rsidRPr="00357F67" w:rsidTr="00BA1941">
        <w:tblPrEx>
          <w:tblPrExChange w:id="465" w:author="Alexander Psaris" w:date="2014-01-08T10:43:00Z">
            <w:tblPrEx>
              <w:tblW w:w="10545" w:type="dxa"/>
              <w:tblLayout w:type="fixed"/>
            </w:tblPrEx>
          </w:tblPrExChange>
        </w:tblPrEx>
        <w:trPr>
          <w:trHeight w:val="330"/>
          <w:jc w:val="center"/>
          <w:trPrChange w:id="466" w:author="Alexander Psaris" w:date="2014-01-08T10:43:00Z">
            <w:trPr>
              <w:gridAfter w:val="0"/>
              <w:trHeight w:val="330"/>
            </w:trPr>
          </w:trPrChange>
        </w:trPr>
        <w:tc>
          <w:tcPr>
            <w:tcW w:w="3145" w:type="dxa"/>
            <w:tcBorders>
              <w:top w:val="single" w:sz="12" w:space="0" w:color="auto"/>
              <w:left w:val="nil"/>
              <w:bottom w:val="single" w:sz="12" w:space="0" w:color="auto"/>
              <w:right w:val="nil"/>
            </w:tcBorders>
            <w:shd w:val="clear" w:color="auto" w:fill="auto"/>
            <w:vAlign w:val="center"/>
            <w:hideMark/>
            <w:tcPrChange w:id="467" w:author="Alexander Psaris" w:date="2014-01-08T10:43:00Z">
              <w:tcPr>
                <w:tcW w:w="3145" w:type="dxa"/>
                <w:tcBorders>
                  <w:top w:val="single" w:sz="12" w:space="0" w:color="auto"/>
                  <w:left w:val="nil"/>
                  <w:bottom w:val="single" w:sz="12" w:space="0" w:color="auto"/>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Nitrogen</w:t>
            </w:r>
          </w:p>
        </w:tc>
        <w:tc>
          <w:tcPr>
            <w:tcW w:w="2269" w:type="dxa"/>
            <w:tcBorders>
              <w:top w:val="single" w:sz="12" w:space="0" w:color="auto"/>
              <w:left w:val="nil"/>
              <w:bottom w:val="single" w:sz="12" w:space="0" w:color="auto"/>
              <w:right w:val="nil"/>
            </w:tcBorders>
            <w:shd w:val="clear" w:color="auto" w:fill="auto"/>
            <w:noWrap/>
            <w:vAlign w:val="center"/>
            <w:hideMark/>
            <w:tcPrChange w:id="468" w:author="Alexander Psaris" w:date="2014-01-08T10:43:00Z">
              <w:tcPr>
                <w:tcW w:w="2269"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838" w:type="dxa"/>
            <w:tcBorders>
              <w:top w:val="single" w:sz="12" w:space="0" w:color="auto"/>
              <w:left w:val="nil"/>
              <w:bottom w:val="single" w:sz="12" w:space="0" w:color="auto"/>
              <w:right w:val="nil"/>
            </w:tcBorders>
            <w:shd w:val="clear" w:color="auto" w:fill="auto"/>
            <w:noWrap/>
            <w:vAlign w:val="center"/>
            <w:hideMark/>
            <w:tcPrChange w:id="469" w:author="Alexander Psaris" w:date="2014-01-08T10:43:00Z">
              <w:tcPr>
                <w:tcW w:w="838"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696" w:type="dxa"/>
            <w:tcBorders>
              <w:top w:val="single" w:sz="12" w:space="0" w:color="auto"/>
              <w:left w:val="nil"/>
              <w:bottom w:val="single" w:sz="12" w:space="0" w:color="auto"/>
              <w:right w:val="nil"/>
            </w:tcBorders>
            <w:shd w:val="clear" w:color="auto" w:fill="auto"/>
            <w:noWrap/>
            <w:vAlign w:val="center"/>
            <w:hideMark/>
            <w:tcPrChange w:id="470" w:author="Alexander Psaris" w:date="2014-01-08T10:43:00Z">
              <w:tcPr>
                <w:tcW w:w="696"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617" w:type="dxa"/>
            <w:tcBorders>
              <w:top w:val="single" w:sz="12" w:space="0" w:color="auto"/>
              <w:left w:val="nil"/>
              <w:bottom w:val="single" w:sz="12" w:space="0" w:color="auto"/>
              <w:right w:val="nil"/>
            </w:tcBorders>
            <w:shd w:val="clear" w:color="auto" w:fill="auto"/>
            <w:noWrap/>
            <w:vAlign w:val="center"/>
            <w:hideMark/>
            <w:tcPrChange w:id="471" w:author="Alexander Psaris" w:date="2014-01-08T10:43:00Z">
              <w:tcPr>
                <w:tcW w:w="1617"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116" w:type="dxa"/>
            <w:tcBorders>
              <w:top w:val="single" w:sz="12" w:space="0" w:color="auto"/>
              <w:left w:val="nil"/>
              <w:bottom w:val="single" w:sz="12" w:space="0" w:color="auto"/>
              <w:right w:val="nil"/>
            </w:tcBorders>
            <w:shd w:val="clear" w:color="auto" w:fill="auto"/>
            <w:noWrap/>
            <w:vAlign w:val="center"/>
            <w:hideMark/>
            <w:tcPrChange w:id="472" w:author="Alexander Psaris" w:date="2014-01-08T10:43:00Z">
              <w:tcPr>
                <w:tcW w:w="1116"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044" w:type="dxa"/>
            <w:tcBorders>
              <w:top w:val="single" w:sz="12" w:space="0" w:color="auto"/>
              <w:left w:val="nil"/>
              <w:bottom w:val="single" w:sz="12" w:space="0" w:color="auto"/>
              <w:right w:val="nil"/>
            </w:tcBorders>
            <w:shd w:val="clear" w:color="auto" w:fill="auto"/>
            <w:noWrap/>
            <w:vAlign w:val="center"/>
            <w:hideMark/>
            <w:tcPrChange w:id="473" w:author="Alexander Psaris" w:date="2014-01-08T10:43:00Z">
              <w:tcPr>
                <w:tcW w:w="864" w:type="dxa"/>
                <w:tcBorders>
                  <w:top w:val="single" w:sz="12" w:space="0" w:color="auto"/>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r>
      <w:tr w:rsidR="00BA1941" w:rsidRPr="00357F67" w:rsidTr="00BA1941">
        <w:tblPrEx>
          <w:tblPrExChange w:id="474" w:author="Alexander Psaris" w:date="2014-01-08T10:43:00Z">
            <w:tblPrEx>
              <w:tblW w:w="10545" w:type="dxa"/>
              <w:tblLayout w:type="fixed"/>
            </w:tblPrEx>
          </w:tblPrExChange>
        </w:tblPrEx>
        <w:trPr>
          <w:trHeight w:val="300"/>
          <w:jc w:val="center"/>
          <w:trPrChange w:id="475" w:author="Alexander Psaris" w:date="2014-01-08T10:43:00Z">
            <w:trPr>
              <w:gridAfter w:val="0"/>
              <w:trHeight w:val="300"/>
            </w:trPr>
          </w:trPrChange>
        </w:trPr>
        <w:tc>
          <w:tcPr>
            <w:tcW w:w="3145" w:type="dxa"/>
            <w:tcBorders>
              <w:top w:val="nil"/>
              <w:left w:val="nil"/>
              <w:bottom w:val="nil"/>
              <w:right w:val="nil"/>
            </w:tcBorders>
            <w:shd w:val="clear" w:color="auto" w:fill="auto"/>
            <w:vAlign w:val="center"/>
            <w:hideMark/>
            <w:tcPrChange w:id="476" w:author="Alexander Psaris" w:date="2014-01-08T10:43:00Z">
              <w:tcPr>
                <w:tcW w:w="3145" w:type="dxa"/>
                <w:tcBorders>
                  <w:top w:val="nil"/>
                  <w:left w:val="nil"/>
                  <w:bottom w:val="nil"/>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Nitrogen percolation coefficient</w:t>
            </w:r>
          </w:p>
        </w:tc>
        <w:tc>
          <w:tcPr>
            <w:tcW w:w="2269" w:type="dxa"/>
            <w:tcBorders>
              <w:top w:val="nil"/>
              <w:left w:val="nil"/>
              <w:bottom w:val="nil"/>
              <w:right w:val="nil"/>
            </w:tcBorders>
            <w:shd w:val="clear" w:color="auto" w:fill="auto"/>
            <w:noWrap/>
            <w:vAlign w:val="center"/>
            <w:hideMark/>
            <w:tcPrChange w:id="477" w:author="Alexander Psaris" w:date="2014-01-08T10:43:00Z">
              <w:tcPr>
                <w:tcW w:w="2269"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v__NPERCO.bsn</w:t>
            </w:r>
          </w:p>
        </w:tc>
        <w:tc>
          <w:tcPr>
            <w:tcW w:w="838" w:type="dxa"/>
            <w:tcBorders>
              <w:top w:val="nil"/>
              <w:left w:val="nil"/>
              <w:bottom w:val="nil"/>
              <w:right w:val="nil"/>
            </w:tcBorders>
            <w:shd w:val="clear" w:color="auto" w:fill="auto"/>
            <w:noWrap/>
            <w:vAlign w:val="center"/>
            <w:hideMark/>
            <w:tcPrChange w:id="478" w:author="Alexander Psaris" w:date="2014-01-08T10:43:00Z">
              <w:tcPr>
                <w:tcW w:w="838"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w:t>
            </w:r>
          </w:p>
        </w:tc>
        <w:tc>
          <w:tcPr>
            <w:tcW w:w="696" w:type="dxa"/>
            <w:tcBorders>
              <w:top w:val="nil"/>
              <w:left w:val="nil"/>
              <w:bottom w:val="nil"/>
              <w:right w:val="nil"/>
            </w:tcBorders>
            <w:shd w:val="clear" w:color="auto" w:fill="auto"/>
            <w:noWrap/>
            <w:vAlign w:val="center"/>
            <w:hideMark/>
            <w:tcPrChange w:id="479" w:author="Alexander Psaris" w:date="2014-01-08T10:43:00Z">
              <w:tcPr>
                <w:tcW w:w="696"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617" w:type="dxa"/>
            <w:tcBorders>
              <w:top w:val="nil"/>
              <w:left w:val="nil"/>
              <w:bottom w:val="nil"/>
              <w:right w:val="nil"/>
            </w:tcBorders>
            <w:shd w:val="clear" w:color="auto" w:fill="auto"/>
            <w:noWrap/>
            <w:vAlign w:val="center"/>
            <w:hideMark/>
            <w:tcPrChange w:id="480" w:author="Alexander Psaris" w:date="2014-01-08T10:43:00Z">
              <w:tcPr>
                <w:tcW w:w="1617"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16" w:type="dxa"/>
            <w:tcBorders>
              <w:top w:val="nil"/>
              <w:left w:val="nil"/>
              <w:bottom w:val="nil"/>
              <w:right w:val="nil"/>
            </w:tcBorders>
            <w:shd w:val="clear" w:color="auto" w:fill="auto"/>
            <w:noWrap/>
            <w:vAlign w:val="center"/>
            <w:hideMark/>
            <w:tcPrChange w:id="481" w:author="Alexander Psaris" w:date="2014-01-08T10:43:00Z">
              <w:tcPr>
                <w:tcW w:w="1116" w:type="dxa"/>
                <w:tcBorders>
                  <w:top w:val="nil"/>
                  <w:left w:val="nil"/>
                  <w:bottom w:val="nil"/>
                  <w:right w:val="nil"/>
                </w:tcBorders>
                <w:shd w:val="clear" w:color="auto" w:fill="auto"/>
                <w:noWrap/>
                <w:vAlign w:val="center"/>
                <w:hideMark/>
              </w:tcPr>
            </w:tcPrChange>
          </w:tcPr>
          <w:p w:rsidR="004C65A4" w:rsidRPr="00357F67" w:rsidRDefault="005615EC"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4C65A4" w:rsidRPr="00357F67">
              <w:rPr>
                <w:rFonts w:ascii="Times New Roman" w:eastAsia="Times New Roman" w:hAnsi="Times New Roman" w:cs="Times New Roman"/>
                <w:color w:val="000000"/>
                <w:sz w:val="24"/>
                <w:szCs w:val="24"/>
              </w:rPr>
              <w:t>1</w:t>
            </w:r>
          </w:p>
        </w:tc>
        <w:tc>
          <w:tcPr>
            <w:tcW w:w="1044" w:type="dxa"/>
            <w:tcBorders>
              <w:top w:val="nil"/>
              <w:left w:val="nil"/>
              <w:bottom w:val="nil"/>
              <w:right w:val="nil"/>
            </w:tcBorders>
            <w:shd w:val="clear" w:color="auto" w:fill="auto"/>
            <w:noWrap/>
            <w:vAlign w:val="center"/>
            <w:hideMark/>
            <w:tcPrChange w:id="482" w:author="Alexander Psaris" w:date="2014-01-08T10:43:00Z">
              <w:tcPr>
                <w:tcW w:w="864" w:type="dxa"/>
                <w:tcBorders>
                  <w:top w:val="nil"/>
                  <w:left w:val="nil"/>
                  <w:bottom w:val="nil"/>
                  <w:right w:val="nil"/>
                </w:tcBorders>
                <w:shd w:val="clear" w:color="auto" w:fill="auto"/>
                <w:noWrap/>
                <w:vAlign w:val="center"/>
                <w:hideMark/>
              </w:tcPr>
            </w:tcPrChange>
          </w:tcPr>
          <w:p w:rsidR="004C65A4" w:rsidRPr="00357F67" w:rsidRDefault="005615EC"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4C65A4" w:rsidRPr="00357F67">
              <w:rPr>
                <w:rFonts w:ascii="Times New Roman" w:eastAsia="Times New Roman" w:hAnsi="Times New Roman" w:cs="Times New Roman"/>
                <w:color w:val="000000"/>
                <w:sz w:val="24"/>
                <w:szCs w:val="24"/>
              </w:rPr>
              <w:t>1</w:t>
            </w:r>
          </w:p>
        </w:tc>
      </w:tr>
      <w:tr w:rsidR="00BA1941" w:rsidRPr="00357F67" w:rsidTr="00BA1941">
        <w:tblPrEx>
          <w:tblPrExChange w:id="483" w:author="Alexander Psaris" w:date="2014-01-08T10:43:00Z">
            <w:tblPrEx>
              <w:tblW w:w="10545" w:type="dxa"/>
              <w:tblLayout w:type="fixed"/>
            </w:tblPrEx>
          </w:tblPrExChange>
        </w:tblPrEx>
        <w:trPr>
          <w:trHeight w:val="300"/>
          <w:jc w:val="center"/>
          <w:trPrChange w:id="484" w:author="Alexander Psaris" w:date="2014-01-08T10:43:00Z">
            <w:trPr>
              <w:gridAfter w:val="0"/>
              <w:trHeight w:val="300"/>
            </w:trPr>
          </w:trPrChange>
        </w:trPr>
        <w:tc>
          <w:tcPr>
            <w:tcW w:w="3145" w:type="dxa"/>
            <w:tcBorders>
              <w:top w:val="nil"/>
              <w:left w:val="nil"/>
              <w:bottom w:val="nil"/>
              <w:right w:val="nil"/>
            </w:tcBorders>
            <w:shd w:val="clear" w:color="auto" w:fill="auto"/>
            <w:vAlign w:val="center"/>
            <w:hideMark/>
            <w:tcPrChange w:id="485" w:author="Alexander Psaris" w:date="2014-01-08T10:43:00Z">
              <w:tcPr>
                <w:tcW w:w="3145" w:type="dxa"/>
                <w:tcBorders>
                  <w:top w:val="nil"/>
                  <w:left w:val="nil"/>
                  <w:bottom w:val="nil"/>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Denitrification exponential rate coefficient</w:t>
            </w:r>
          </w:p>
        </w:tc>
        <w:tc>
          <w:tcPr>
            <w:tcW w:w="2269" w:type="dxa"/>
            <w:tcBorders>
              <w:top w:val="nil"/>
              <w:left w:val="nil"/>
              <w:bottom w:val="nil"/>
              <w:right w:val="nil"/>
            </w:tcBorders>
            <w:shd w:val="clear" w:color="auto" w:fill="auto"/>
            <w:noWrap/>
            <w:vAlign w:val="center"/>
            <w:hideMark/>
            <w:tcPrChange w:id="486" w:author="Alexander Psaris" w:date="2014-01-08T10:43:00Z">
              <w:tcPr>
                <w:tcW w:w="2269"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v__CDN.bsn</w:t>
            </w:r>
          </w:p>
        </w:tc>
        <w:tc>
          <w:tcPr>
            <w:tcW w:w="838" w:type="dxa"/>
            <w:tcBorders>
              <w:top w:val="nil"/>
              <w:left w:val="nil"/>
              <w:bottom w:val="nil"/>
              <w:right w:val="nil"/>
            </w:tcBorders>
            <w:shd w:val="clear" w:color="auto" w:fill="auto"/>
            <w:noWrap/>
            <w:vAlign w:val="center"/>
            <w:hideMark/>
            <w:tcPrChange w:id="487" w:author="Alexander Psaris" w:date="2014-01-08T10:43:00Z">
              <w:tcPr>
                <w:tcW w:w="838"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w:t>
            </w:r>
          </w:p>
        </w:tc>
        <w:tc>
          <w:tcPr>
            <w:tcW w:w="696" w:type="dxa"/>
            <w:tcBorders>
              <w:top w:val="nil"/>
              <w:left w:val="nil"/>
              <w:bottom w:val="nil"/>
              <w:right w:val="nil"/>
            </w:tcBorders>
            <w:shd w:val="clear" w:color="auto" w:fill="auto"/>
            <w:noWrap/>
            <w:vAlign w:val="center"/>
            <w:hideMark/>
            <w:tcPrChange w:id="488" w:author="Alexander Psaris" w:date="2014-01-08T10:43:00Z">
              <w:tcPr>
                <w:tcW w:w="696"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w:t>
            </w:r>
          </w:p>
        </w:tc>
        <w:tc>
          <w:tcPr>
            <w:tcW w:w="1617" w:type="dxa"/>
            <w:tcBorders>
              <w:top w:val="nil"/>
              <w:left w:val="nil"/>
              <w:bottom w:val="nil"/>
              <w:right w:val="nil"/>
            </w:tcBorders>
            <w:shd w:val="clear" w:color="auto" w:fill="auto"/>
            <w:noWrap/>
            <w:vAlign w:val="center"/>
            <w:hideMark/>
            <w:tcPrChange w:id="489" w:author="Alexander Psaris" w:date="2014-01-08T10:43:00Z">
              <w:tcPr>
                <w:tcW w:w="1617" w:type="dxa"/>
                <w:tcBorders>
                  <w:top w:val="nil"/>
                  <w:left w:val="nil"/>
                  <w:bottom w:val="nil"/>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16" w:type="dxa"/>
            <w:tcBorders>
              <w:top w:val="nil"/>
              <w:left w:val="nil"/>
              <w:bottom w:val="nil"/>
              <w:right w:val="nil"/>
            </w:tcBorders>
            <w:shd w:val="clear" w:color="auto" w:fill="auto"/>
            <w:noWrap/>
            <w:vAlign w:val="center"/>
            <w:hideMark/>
            <w:tcPrChange w:id="490" w:author="Alexander Psaris" w:date="2014-01-08T10:43:00Z">
              <w:tcPr>
                <w:tcW w:w="1116" w:type="dxa"/>
                <w:tcBorders>
                  <w:top w:val="nil"/>
                  <w:left w:val="nil"/>
                  <w:bottom w:val="nil"/>
                  <w:right w:val="nil"/>
                </w:tcBorders>
                <w:shd w:val="clear" w:color="auto" w:fill="auto"/>
                <w:noWrap/>
                <w:vAlign w:val="center"/>
                <w:hideMark/>
              </w:tcPr>
            </w:tcPrChange>
          </w:tcPr>
          <w:p w:rsidR="004C65A4" w:rsidRPr="00357F67" w:rsidRDefault="004C65A4"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5615EC" w:rsidRPr="00357F67">
              <w:rPr>
                <w:rFonts w:ascii="Times New Roman" w:eastAsia="Times New Roman" w:hAnsi="Times New Roman" w:cs="Times New Roman"/>
                <w:color w:val="000000"/>
                <w:sz w:val="24"/>
                <w:szCs w:val="24"/>
              </w:rPr>
              <w:t>1</w:t>
            </w:r>
          </w:p>
        </w:tc>
        <w:tc>
          <w:tcPr>
            <w:tcW w:w="1044" w:type="dxa"/>
            <w:tcBorders>
              <w:top w:val="nil"/>
              <w:left w:val="nil"/>
              <w:bottom w:val="nil"/>
              <w:right w:val="nil"/>
            </w:tcBorders>
            <w:shd w:val="clear" w:color="auto" w:fill="auto"/>
            <w:noWrap/>
            <w:vAlign w:val="center"/>
            <w:hideMark/>
            <w:tcPrChange w:id="491" w:author="Alexander Psaris" w:date="2014-01-08T10:43:00Z">
              <w:tcPr>
                <w:tcW w:w="864" w:type="dxa"/>
                <w:tcBorders>
                  <w:top w:val="nil"/>
                  <w:left w:val="nil"/>
                  <w:bottom w:val="nil"/>
                  <w:right w:val="nil"/>
                </w:tcBorders>
                <w:shd w:val="clear" w:color="auto" w:fill="auto"/>
                <w:noWrap/>
                <w:vAlign w:val="center"/>
                <w:hideMark/>
              </w:tcPr>
            </w:tcPrChange>
          </w:tcPr>
          <w:p w:rsidR="004C65A4" w:rsidRPr="00357F67" w:rsidRDefault="004C65A4"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5615EC" w:rsidRPr="00357F67">
              <w:rPr>
                <w:rFonts w:ascii="Times New Roman" w:eastAsia="Times New Roman" w:hAnsi="Times New Roman" w:cs="Times New Roman"/>
                <w:color w:val="000000"/>
                <w:sz w:val="24"/>
                <w:szCs w:val="24"/>
              </w:rPr>
              <w:t>1</w:t>
            </w:r>
          </w:p>
        </w:tc>
      </w:tr>
      <w:tr w:rsidR="00BA1941" w:rsidRPr="00357F67" w:rsidTr="00BA1941">
        <w:tblPrEx>
          <w:tblPrExChange w:id="492" w:author="Alexander Psaris" w:date="2014-01-08T10:43:00Z">
            <w:tblPrEx>
              <w:tblW w:w="10545" w:type="dxa"/>
              <w:tblLayout w:type="fixed"/>
            </w:tblPrEx>
          </w:tblPrExChange>
        </w:tblPrEx>
        <w:trPr>
          <w:trHeight w:val="315"/>
          <w:jc w:val="center"/>
          <w:trPrChange w:id="493" w:author="Alexander Psaris" w:date="2014-01-08T10:43:00Z">
            <w:trPr>
              <w:gridAfter w:val="0"/>
              <w:trHeight w:val="315"/>
            </w:trPr>
          </w:trPrChange>
        </w:trPr>
        <w:tc>
          <w:tcPr>
            <w:tcW w:w="3145" w:type="dxa"/>
            <w:tcBorders>
              <w:top w:val="nil"/>
              <w:left w:val="nil"/>
              <w:bottom w:val="single" w:sz="12" w:space="0" w:color="auto"/>
              <w:right w:val="nil"/>
            </w:tcBorders>
            <w:shd w:val="clear" w:color="auto" w:fill="auto"/>
            <w:vAlign w:val="center"/>
            <w:hideMark/>
            <w:tcPrChange w:id="494" w:author="Alexander Psaris" w:date="2014-01-08T10:43:00Z">
              <w:tcPr>
                <w:tcW w:w="3145" w:type="dxa"/>
                <w:tcBorders>
                  <w:top w:val="nil"/>
                  <w:left w:val="nil"/>
                  <w:bottom w:val="single" w:sz="12" w:space="0" w:color="auto"/>
                  <w:right w:val="nil"/>
                </w:tcBorders>
                <w:shd w:val="clear" w:color="auto" w:fill="auto"/>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Denitrification threshold water content</w:t>
            </w:r>
          </w:p>
        </w:tc>
        <w:tc>
          <w:tcPr>
            <w:tcW w:w="2269" w:type="dxa"/>
            <w:tcBorders>
              <w:top w:val="nil"/>
              <w:left w:val="nil"/>
              <w:bottom w:val="single" w:sz="12" w:space="0" w:color="auto"/>
              <w:right w:val="nil"/>
            </w:tcBorders>
            <w:shd w:val="clear" w:color="auto" w:fill="auto"/>
            <w:noWrap/>
            <w:vAlign w:val="center"/>
            <w:hideMark/>
            <w:tcPrChange w:id="495" w:author="Alexander Psaris" w:date="2014-01-08T10:43:00Z">
              <w:tcPr>
                <w:tcW w:w="2269"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v__SDNCO.bsn</w:t>
            </w:r>
          </w:p>
        </w:tc>
        <w:tc>
          <w:tcPr>
            <w:tcW w:w="838" w:type="dxa"/>
            <w:tcBorders>
              <w:top w:val="nil"/>
              <w:left w:val="nil"/>
              <w:bottom w:val="single" w:sz="12" w:space="0" w:color="auto"/>
              <w:right w:val="nil"/>
            </w:tcBorders>
            <w:shd w:val="clear" w:color="auto" w:fill="auto"/>
            <w:noWrap/>
            <w:vAlign w:val="center"/>
            <w:hideMark/>
            <w:tcPrChange w:id="496" w:author="Alexander Psaris" w:date="2014-01-08T10:43:00Z">
              <w:tcPr>
                <w:tcW w:w="838"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w:t>
            </w:r>
          </w:p>
        </w:tc>
        <w:tc>
          <w:tcPr>
            <w:tcW w:w="696" w:type="dxa"/>
            <w:tcBorders>
              <w:top w:val="nil"/>
              <w:left w:val="nil"/>
              <w:bottom w:val="single" w:sz="12" w:space="0" w:color="auto"/>
              <w:right w:val="nil"/>
            </w:tcBorders>
            <w:shd w:val="clear" w:color="auto" w:fill="auto"/>
            <w:noWrap/>
            <w:vAlign w:val="center"/>
            <w:hideMark/>
            <w:tcPrChange w:id="497" w:author="Alexander Psaris" w:date="2014-01-08T10:43:00Z">
              <w:tcPr>
                <w:tcW w:w="696"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617" w:type="dxa"/>
            <w:tcBorders>
              <w:top w:val="nil"/>
              <w:left w:val="nil"/>
              <w:bottom w:val="single" w:sz="12" w:space="0" w:color="auto"/>
              <w:right w:val="nil"/>
            </w:tcBorders>
            <w:shd w:val="clear" w:color="auto" w:fill="auto"/>
            <w:noWrap/>
            <w:vAlign w:val="center"/>
            <w:hideMark/>
            <w:tcPrChange w:id="498" w:author="Alexander Psaris" w:date="2014-01-08T10:43:00Z">
              <w:tcPr>
                <w:tcW w:w="1617"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w:t>
            </w:r>
          </w:p>
        </w:tc>
        <w:tc>
          <w:tcPr>
            <w:tcW w:w="1116" w:type="dxa"/>
            <w:tcBorders>
              <w:top w:val="nil"/>
              <w:left w:val="nil"/>
              <w:bottom w:val="single" w:sz="12" w:space="0" w:color="auto"/>
              <w:right w:val="nil"/>
            </w:tcBorders>
            <w:shd w:val="clear" w:color="auto" w:fill="auto"/>
            <w:noWrap/>
            <w:vAlign w:val="center"/>
            <w:hideMark/>
            <w:tcPrChange w:id="499" w:author="Alexander Psaris" w:date="2014-01-08T10:43:00Z">
              <w:tcPr>
                <w:tcW w:w="1116"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044" w:type="dxa"/>
            <w:tcBorders>
              <w:top w:val="nil"/>
              <w:left w:val="nil"/>
              <w:bottom w:val="single" w:sz="12" w:space="0" w:color="auto"/>
              <w:right w:val="nil"/>
            </w:tcBorders>
            <w:shd w:val="clear" w:color="auto" w:fill="auto"/>
            <w:noWrap/>
            <w:vAlign w:val="center"/>
            <w:hideMark/>
            <w:tcPrChange w:id="500" w:author="Alexander Psaris" w:date="2014-01-08T10:43:00Z">
              <w:tcPr>
                <w:tcW w:w="864" w:type="dxa"/>
                <w:tcBorders>
                  <w:top w:val="nil"/>
                  <w:left w:val="nil"/>
                  <w:bottom w:val="single" w:sz="12" w:space="0" w:color="auto"/>
                  <w:right w:val="nil"/>
                </w:tcBorders>
                <w:shd w:val="clear" w:color="auto" w:fill="auto"/>
                <w:noWrap/>
                <w:vAlign w:val="center"/>
                <w:hideMark/>
              </w:tcPr>
            </w:tcPrChange>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r>
      <w:tr w:rsidR="00BA1941" w:rsidRPr="00357F67" w:rsidTr="00BA1941">
        <w:trPr>
          <w:trHeight w:val="300"/>
          <w:jc w:val="center"/>
          <w:trPrChange w:id="501" w:author="Alexander Psaris" w:date="2014-01-08T10:43:00Z">
            <w:trPr>
              <w:trHeight w:val="300"/>
            </w:trPr>
          </w:trPrChange>
        </w:trPr>
        <w:tc>
          <w:tcPr>
            <w:tcW w:w="10725" w:type="dxa"/>
            <w:gridSpan w:val="7"/>
            <w:tcBorders>
              <w:top w:val="single" w:sz="8" w:space="0" w:color="auto"/>
              <w:left w:val="nil"/>
              <w:bottom w:val="nil"/>
              <w:right w:val="nil"/>
            </w:tcBorders>
            <w:shd w:val="clear" w:color="auto" w:fill="auto"/>
            <w:vAlign w:val="center"/>
            <w:hideMark/>
            <w:tcPrChange w:id="502" w:author="Alexander Psaris" w:date="2014-01-08T10:43:00Z">
              <w:tcPr>
                <w:tcW w:w="11192" w:type="dxa"/>
                <w:gridSpan w:val="8"/>
                <w:tcBorders>
                  <w:top w:val="single" w:sz="8" w:space="0" w:color="auto"/>
                  <w:left w:val="nil"/>
                  <w:bottom w:val="nil"/>
                  <w:right w:val="nil"/>
                </w:tcBorders>
                <w:shd w:val="clear" w:color="auto" w:fill="auto"/>
                <w:vAlign w:val="center"/>
                <w:hideMark/>
              </w:tcPr>
            </w:tcPrChange>
          </w:tcPr>
          <w:p w:rsidR="004C65A4" w:rsidRPr="00357F67" w:rsidRDefault="002B019B" w:rsidP="005615EC">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w:t>
            </w:r>
            <w:r w:rsidR="004C65A4" w:rsidRPr="00357F67">
              <w:rPr>
                <w:rFonts w:ascii="Times New Roman" w:eastAsia="Times New Roman" w:hAnsi="Times New Roman" w:cs="Times New Roman"/>
                <w:color w:val="000000"/>
                <w:sz w:val="24"/>
                <w:szCs w:val="24"/>
              </w:rPr>
              <w:t xml:space="preserve">v:  Parameter is assigned this value.  r:  Parameter is </w:t>
            </w:r>
            <w:r w:rsidR="005615EC" w:rsidRPr="00357F67">
              <w:rPr>
                <w:rFonts w:ascii="Times New Roman" w:eastAsia="Times New Roman" w:hAnsi="Times New Roman" w:cs="Times New Roman"/>
                <w:color w:val="000000"/>
                <w:sz w:val="24"/>
                <w:szCs w:val="24"/>
              </w:rPr>
              <w:t>multiplied by 1 + this value</w:t>
            </w:r>
            <w:r w:rsidR="004C65A4" w:rsidRPr="00357F67">
              <w:rPr>
                <w:rFonts w:ascii="Times New Roman" w:eastAsia="Times New Roman" w:hAnsi="Times New Roman" w:cs="Times New Roman"/>
                <w:color w:val="000000"/>
                <w:sz w:val="24"/>
                <w:szCs w:val="24"/>
              </w:rPr>
              <w:t>.</w:t>
            </w:r>
          </w:p>
        </w:tc>
      </w:tr>
    </w:tbl>
    <w:p w:rsidR="00813633" w:rsidRPr="00357F67" w:rsidRDefault="00813633" w:rsidP="008A6D73">
      <w:pPr>
        <w:spacing w:line="240" w:lineRule="auto"/>
        <w:rPr>
          <w:rFonts w:ascii="Times New Roman" w:hAnsi="Times New Roman" w:cs="Times New Roman"/>
          <w:sz w:val="24"/>
          <w:szCs w:val="24"/>
        </w:rPr>
        <w:sectPr w:rsidR="00813633" w:rsidRPr="00357F67" w:rsidSect="003F49D6">
          <w:pgSz w:w="15840" w:h="12240" w:orient="landscape"/>
          <w:pgMar w:top="2160" w:right="2160" w:bottom="1728" w:left="2160" w:header="720" w:footer="720" w:gutter="0"/>
          <w:cols w:space="720"/>
          <w:docGrid w:linePitch="360"/>
        </w:sectPr>
      </w:pP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3"/>
        <w:rPr>
          <w:rFonts w:ascii="Times New Roman" w:hAnsi="Times New Roman" w:cs="Times New Roman"/>
          <w:sz w:val="24"/>
          <w:szCs w:val="24"/>
        </w:rPr>
      </w:pPr>
      <w:r w:rsidRPr="00357F67">
        <w:rPr>
          <w:rFonts w:ascii="Times New Roman" w:hAnsi="Times New Roman" w:cs="Times New Roman"/>
          <w:sz w:val="24"/>
          <w:szCs w:val="24"/>
        </w:rPr>
        <w:t>4.</w:t>
      </w:r>
      <w:ins w:id="503" w:author="changh" w:date="2014-01-05T07:09:00Z">
        <w:r w:rsidR="00DD2EBF">
          <w:rPr>
            <w:rFonts w:ascii="Times New Roman" w:hAnsi="Times New Roman" w:cs="Times New Roman"/>
            <w:sz w:val="24"/>
            <w:szCs w:val="24"/>
          </w:rPr>
          <w:t>3</w:t>
        </w:r>
      </w:ins>
      <w:del w:id="504" w:author="changh" w:date="2014-01-05T07:09:00Z">
        <w:r w:rsidRPr="00357F67" w:rsidDel="00DD2EBF">
          <w:rPr>
            <w:rFonts w:ascii="Times New Roman" w:hAnsi="Times New Roman" w:cs="Times New Roman"/>
            <w:sz w:val="24"/>
            <w:szCs w:val="24"/>
          </w:rPr>
          <w:delText>4.2</w:delText>
        </w:r>
      </w:del>
      <w:r w:rsidRPr="00357F67">
        <w:rPr>
          <w:rFonts w:ascii="Times New Roman" w:hAnsi="Times New Roman" w:cs="Times New Roman"/>
          <w:sz w:val="24"/>
          <w:szCs w:val="24"/>
        </w:rPr>
        <w:t xml:space="preserve"> </w:t>
      </w:r>
      <w:commentRangeStart w:id="505"/>
      <w:r w:rsidRPr="00357F67">
        <w:rPr>
          <w:rFonts w:ascii="Times New Roman" w:hAnsi="Times New Roman" w:cs="Times New Roman"/>
          <w:sz w:val="24"/>
          <w:szCs w:val="24"/>
        </w:rPr>
        <w:t>Sediment</w:t>
      </w:r>
      <w:commentRangeEnd w:id="505"/>
      <w:r w:rsidR="00CF1477">
        <w:rPr>
          <w:rStyle w:val="CommentReference"/>
        </w:rPr>
        <w:commentReference w:id="505"/>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Sediment results were mixed</w:t>
      </w:r>
      <w:ins w:id="506" w:author="changh" w:date="2014-01-05T07:18:00Z">
        <w:r w:rsidR="005E30D6">
          <w:rPr>
            <w:rFonts w:ascii="Times New Roman" w:hAnsi="Times New Roman" w:cs="Times New Roman"/>
            <w:sz w:val="24"/>
            <w:szCs w:val="24"/>
          </w:rPr>
          <w:t xml:space="preserve"> (Figure 8)</w:t>
        </w:r>
      </w:ins>
      <w:r w:rsidRPr="00357F67">
        <w:rPr>
          <w:rFonts w:ascii="Times New Roman" w:hAnsi="Times New Roman" w:cs="Times New Roman"/>
          <w:sz w:val="24"/>
          <w:szCs w:val="24"/>
        </w:rPr>
        <w:t xml:space="preserve">.  NSE values ranged from 0.54 – 0.86 during calibration and 0.48 – 0.80 during validation.  West Linn had the lowest NSE scores in both periods while Dilley had the best.  The model consistently overestimates sediment, with bias ranging from 16.1 – 23.9% during calibration and 7.1 – 102.4% during validation.  While over-all model bias is positive, it is clear from the time series (Table 5 and 6) that sediment is underestimated during high flows and overestimated during medium and low flows.  If </w:t>
      </w:r>
      <w:r w:rsidR="00411D4C" w:rsidRPr="00357F67">
        <w:rPr>
          <w:rFonts w:ascii="Times New Roman" w:hAnsi="Times New Roman" w:cs="Times New Roman"/>
          <w:sz w:val="24"/>
          <w:szCs w:val="24"/>
        </w:rPr>
        <w:t xml:space="preserve">high flow years of </w:t>
      </w:r>
      <w:r w:rsidRPr="00357F67">
        <w:rPr>
          <w:rFonts w:ascii="Times New Roman" w:hAnsi="Times New Roman" w:cs="Times New Roman"/>
          <w:sz w:val="24"/>
          <w:szCs w:val="24"/>
        </w:rPr>
        <w:t>WY 1996 – 1999 are removed, the bias for sediment at West Linn increases to 62.3%.  RSR ranges from 0.38</w:t>
      </w:r>
      <w:r w:rsidR="003A50B1" w:rsidRPr="00357F67">
        <w:rPr>
          <w:rFonts w:ascii="Times New Roman" w:hAnsi="Times New Roman" w:cs="Times New Roman"/>
          <w:sz w:val="24"/>
          <w:szCs w:val="24"/>
        </w:rPr>
        <w:t xml:space="preserve"> (West Linn)</w:t>
      </w:r>
      <w:r w:rsidRPr="00357F67">
        <w:rPr>
          <w:rFonts w:ascii="Times New Roman" w:hAnsi="Times New Roman" w:cs="Times New Roman"/>
          <w:sz w:val="24"/>
          <w:szCs w:val="24"/>
        </w:rPr>
        <w:t xml:space="preserve"> – 0.68</w:t>
      </w:r>
      <w:r w:rsidR="003A50B1" w:rsidRPr="00357F67">
        <w:rPr>
          <w:rFonts w:ascii="Times New Roman" w:hAnsi="Times New Roman" w:cs="Times New Roman"/>
          <w:sz w:val="24"/>
          <w:szCs w:val="24"/>
        </w:rPr>
        <w:t xml:space="preserve"> (Dilley)</w:t>
      </w:r>
      <w:r w:rsidRPr="00357F67">
        <w:rPr>
          <w:rFonts w:ascii="Times New Roman" w:hAnsi="Times New Roman" w:cs="Times New Roman"/>
          <w:sz w:val="24"/>
          <w:szCs w:val="24"/>
        </w:rPr>
        <w:t xml:space="preserve"> during calibration and 0.44</w:t>
      </w:r>
      <w:r w:rsidR="003A50B1" w:rsidRPr="00357F67">
        <w:rPr>
          <w:rFonts w:ascii="Times New Roman" w:hAnsi="Times New Roman" w:cs="Times New Roman"/>
          <w:sz w:val="24"/>
          <w:szCs w:val="24"/>
        </w:rPr>
        <w:t xml:space="preserve"> (West Linn)</w:t>
      </w:r>
      <w:r w:rsidRPr="00357F67">
        <w:rPr>
          <w:rFonts w:ascii="Times New Roman" w:hAnsi="Times New Roman" w:cs="Times New Roman"/>
          <w:sz w:val="24"/>
          <w:szCs w:val="24"/>
        </w:rPr>
        <w:t xml:space="preserve"> – 0.71</w:t>
      </w:r>
      <w:r w:rsidR="003A50B1" w:rsidRPr="00357F67">
        <w:rPr>
          <w:rFonts w:ascii="Times New Roman" w:hAnsi="Times New Roman" w:cs="Times New Roman"/>
          <w:sz w:val="24"/>
          <w:szCs w:val="24"/>
        </w:rPr>
        <w:t xml:space="preserve"> (Dilley)</w:t>
      </w:r>
      <w:r w:rsidRPr="00357F67">
        <w:rPr>
          <w:rFonts w:ascii="Times New Roman" w:hAnsi="Times New Roman" w:cs="Times New Roman"/>
          <w:sz w:val="24"/>
          <w:szCs w:val="24"/>
        </w:rPr>
        <w:t xml:space="preserve">.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3"/>
        <w:rPr>
          <w:rFonts w:ascii="Times New Roman" w:hAnsi="Times New Roman" w:cs="Times New Roman"/>
          <w:sz w:val="24"/>
          <w:szCs w:val="24"/>
        </w:rPr>
      </w:pPr>
      <w:r w:rsidRPr="00357F67">
        <w:rPr>
          <w:rFonts w:ascii="Times New Roman" w:hAnsi="Times New Roman" w:cs="Times New Roman"/>
          <w:sz w:val="24"/>
          <w:szCs w:val="24"/>
        </w:rPr>
        <w:t>4.4.</w:t>
      </w:r>
      <w:del w:id="507" w:author="changh" w:date="2014-01-05T07:09:00Z">
        <w:r w:rsidRPr="00357F67" w:rsidDel="00DD2EBF">
          <w:rPr>
            <w:rFonts w:ascii="Times New Roman" w:hAnsi="Times New Roman" w:cs="Times New Roman"/>
            <w:sz w:val="24"/>
            <w:szCs w:val="24"/>
          </w:rPr>
          <w:delText>3</w:delText>
        </w:r>
      </w:del>
      <w:r w:rsidRPr="00357F67">
        <w:rPr>
          <w:rFonts w:ascii="Times New Roman" w:hAnsi="Times New Roman" w:cs="Times New Roman"/>
          <w:sz w:val="24"/>
          <w:szCs w:val="24"/>
        </w:rPr>
        <w:t xml:space="preserve"> Total Nitrogen</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NSE scores range from -0.5 – 0.74 during calibration and -0.36 – 0.72 during validation.  Fanno is the only basin with a negative NSE score during calibration and validation.  Bias ranges from -24.4% – 38.6% during calibration and -25% – 62% during validation.  These values are large, but still within the acceptable range according to Moriasi et al (2007).  RSR values range from 0.51 – 1.22 during calibration and 0.52 – 1.16 during validation.  Fanno is the only gage which has an RSR value above 0.7 during calibration.  Both Fanno and Dilley have RSR values above 0.7 during validation.  Based on these results, the areas upstream of Fanno Creek, the most urbanized watershed, do not properly model TN processes.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3"/>
        <w:rPr>
          <w:rFonts w:ascii="Times New Roman" w:hAnsi="Times New Roman" w:cs="Times New Roman"/>
          <w:sz w:val="24"/>
          <w:szCs w:val="24"/>
        </w:rPr>
      </w:pPr>
      <w:r w:rsidRPr="00357F67">
        <w:rPr>
          <w:rFonts w:ascii="Times New Roman" w:hAnsi="Times New Roman" w:cs="Times New Roman"/>
          <w:sz w:val="24"/>
          <w:szCs w:val="24"/>
        </w:rPr>
        <w:t>4.</w:t>
      </w:r>
      <w:ins w:id="508" w:author="changh" w:date="2014-01-05T07:09:00Z">
        <w:r w:rsidR="00DD2EBF">
          <w:rPr>
            <w:rFonts w:ascii="Times New Roman" w:hAnsi="Times New Roman" w:cs="Times New Roman"/>
            <w:sz w:val="24"/>
            <w:szCs w:val="24"/>
          </w:rPr>
          <w:t>5</w:t>
        </w:r>
      </w:ins>
      <w:del w:id="509" w:author="changh" w:date="2014-01-05T07:09:00Z">
        <w:r w:rsidRPr="00357F67" w:rsidDel="00DD2EBF">
          <w:rPr>
            <w:rFonts w:ascii="Times New Roman" w:hAnsi="Times New Roman" w:cs="Times New Roman"/>
            <w:sz w:val="24"/>
            <w:szCs w:val="24"/>
          </w:rPr>
          <w:delText>4.4</w:delText>
        </w:r>
      </w:del>
      <w:r w:rsidRPr="00357F67">
        <w:rPr>
          <w:rFonts w:ascii="Times New Roman" w:hAnsi="Times New Roman" w:cs="Times New Roman"/>
          <w:sz w:val="24"/>
          <w:szCs w:val="24"/>
        </w:rPr>
        <w:t xml:space="preserve"> Total Phosphorus</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 xml:space="preserve">NSE scores ranged from 0.48 – 0.68 for calibration and 0.05 – 0.46 for validation.   All NSE scores were worse during validation.  Fanno dropped the most, from 0.68 to 0.05, while McMinville dropped the least, from 0.52 to 0.46.  Bias ranged from -13.8 – 35.2% for calibration and -14.2 – 46.9% during validation.  These values were not consistent, however.  As can be seen in Figures 3 and 4, the models had a wide range of both under and over estimation.  RSR values range from 0.56 – 0.72 for calibration and 0.73 – 0.97 for validation.  West Linn was the only gage to exceed 0.7 during calibration while all gages exceeded this value during validation.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jc w:val="center"/>
        <w:rPr>
          <w:rFonts w:ascii="Times New Roman" w:hAnsi="Times New Roman" w:cs="Times New Roman"/>
          <w:sz w:val="24"/>
          <w:szCs w:val="24"/>
        </w:rPr>
      </w:pPr>
    </w:p>
    <w:tbl>
      <w:tblPr>
        <w:tblW w:w="6960" w:type="dxa"/>
        <w:jc w:val="center"/>
        <w:tblInd w:w="93" w:type="dxa"/>
        <w:tblLook w:val="04A0" w:firstRow="1" w:lastRow="0" w:firstColumn="1" w:lastColumn="0" w:noHBand="0" w:noVBand="1"/>
      </w:tblPr>
      <w:tblGrid>
        <w:gridCol w:w="1636"/>
        <w:gridCol w:w="780"/>
        <w:gridCol w:w="1094"/>
        <w:gridCol w:w="780"/>
        <w:gridCol w:w="780"/>
        <w:gridCol w:w="1110"/>
        <w:gridCol w:w="780"/>
        <w:tblGridChange w:id="510">
          <w:tblGrid>
            <w:gridCol w:w="93"/>
            <w:gridCol w:w="1543"/>
            <w:gridCol w:w="780"/>
            <w:gridCol w:w="1094"/>
            <w:gridCol w:w="780"/>
            <w:gridCol w:w="780"/>
            <w:gridCol w:w="1110"/>
            <w:gridCol w:w="780"/>
            <w:gridCol w:w="93"/>
          </w:tblGrid>
        </w:tblGridChange>
      </w:tblGrid>
      <w:tr w:rsidR="00710C79" w:rsidRPr="00357F67"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xml:space="preserve">Table 6:  Calibration and Validation </w:t>
            </w:r>
            <w:commentRangeStart w:id="511"/>
            <w:r w:rsidRPr="00357F67">
              <w:rPr>
                <w:rFonts w:ascii="Times New Roman" w:eastAsia="Times New Roman" w:hAnsi="Times New Roman" w:cs="Times New Roman"/>
                <w:color w:val="000000"/>
                <w:sz w:val="24"/>
                <w:szCs w:val="24"/>
              </w:rPr>
              <w:t>results</w:t>
            </w:r>
            <w:commentRangeEnd w:id="511"/>
            <w:r w:rsidR="00CF1477">
              <w:rPr>
                <w:rStyle w:val="CommentReference"/>
              </w:rPr>
              <w:commentReference w:id="511"/>
            </w:r>
            <w:r w:rsidRPr="00357F67">
              <w:rPr>
                <w:rFonts w:ascii="Times New Roman" w:eastAsia="Times New Roman" w:hAnsi="Times New Roman" w:cs="Times New Roman"/>
                <w:color w:val="000000"/>
                <w:sz w:val="24"/>
                <w:szCs w:val="24"/>
              </w:rPr>
              <w:t> </w:t>
            </w:r>
          </w:p>
        </w:tc>
      </w:tr>
      <w:tr w:rsidR="00710C79" w:rsidRPr="00357F67" w:rsidTr="00BA1941">
        <w:tblPrEx>
          <w:tblW w:w="6960" w:type="dxa"/>
          <w:jc w:val="center"/>
          <w:tblInd w:w="93" w:type="dxa"/>
          <w:tblPrExChange w:id="512" w:author="Alexander Psaris" w:date="2014-01-08T10:47:00Z">
            <w:tblPrEx>
              <w:tblW w:w="6960" w:type="dxa"/>
              <w:jc w:val="center"/>
              <w:tblInd w:w="93" w:type="dxa"/>
            </w:tblPrEx>
          </w:tblPrExChange>
        </w:tblPrEx>
        <w:trPr>
          <w:trHeight w:val="315"/>
          <w:jc w:val="center"/>
          <w:trPrChange w:id="513" w:author="Alexander Psaris" w:date="2014-01-08T10:47:00Z">
            <w:trPr>
              <w:gridAfter w:val="0"/>
              <w:trHeight w:val="315"/>
              <w:jc w:val="center"/>
            </w:trPr>
          </w:trPrChange>
        </w:trPr>
        <w:tc>
          <w:tcPr>
            <w:tcW w:w="1636" w:type="dxa"/>
            <w:tcBorders>
              <w:top w:val="nil"/>
              <w:left w:val="nil"/>
              <w:bottom w:val="single" w:sz="8" w:space="0" w:color="auto"/>
              <w:right w:val="nil"/>
            </w:tcBorders>
            <w:shd w:val="clear" w:color="auto" w:fill="auto"/>
            <w:noWrap/>
            <w:vAlign w:val="bottom"/>
            <w:hideMark/>
            <w:tcPrChange w:id="514" w:author="Alexander Psaris" w:date="2014-01-08T10:47:00Z">
              <w:tcPr>
                <w:tcW w:w="1636" w:type="dxa"/>
                <w:gridSpan w:val="2"/>
                <w:tcBorders>
                  <w:top w:val="nil"/>
                  <w:left w:val="nil"/>
                  <w:bottom w:val="single" w:sz="8" w:space="0" w:color="auto"/>
                  <w:right w:val="nil"/>
                </w:tcBorders>
                <w:shd w:val="clear" w:color="auto" w:fill="auto"/>
                <w:noWrap/>
                <w:vAlign w:val="bottom"/>
                <w:hideMark/>
              </w:tcPr>
            </w:tcPrChange>
          </w:tcPr>
          <w:p w:rsidR="00710C79" w:rsidRPr="00357F67" w:rsidRDefault="00710C79" w:rsidP="00710C79">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2654" w:type="dxa"/>
            <w:gridSpan w:val="3"/>
            <w:tcBorders>
              <w:top w:val="single" w:sz="4" w:space="0" w:color="auto"/>
              <w:left w:val="nil"/>
              <w:bottom w:val="single" w:sz="8" w:space="0" w:color="auto"/>
              <w:right w:val="single" w:sz="4" w:space="0" w:color="auto"/>
            </w:tcBorders>
            <w:shd w:val="clear" w:color="auto" w:fill="auto"/>
            <w:noWrap/>
            <w:vAlign w:val="bottom"/>
            <w:hideMark/>
            <w:tcPrChange w:id="515" w:author="Alexander Psaris" w:date="2014-01-08T10:47:00Z">
              <w:tcPr>
                <w:tcW w:w="2654" w:type="dxa"/>
                <w:gridSpan w:val="3"/>
                <w:tcBorders>
                  <w:top w:val="single" w:sz="4" w:space="0" w:color="auto"/>
                  <w:left w:val="nil"/>
                  <w:bottom w:val="single" w:sz="8"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Calibration</w:t>
            </w:r>
          </w:p>
        </w:tc>
        <w:tc>
          <w:tcPr>
            <w:tcW w:w="2670" w:type="dxa"/>
            <w:gridSpan w:val="3"/>
            <w:tcBorders>
              <w:top w:val="single" w:sz="4" w:space="0" w:color="auto"/>
              <w:left w:val="single" w:sz="4" w:space="0" w:color="auto"/>
              <w:bottom w:val="single" w:sz="8" w:space="0" w:color="auto"/>
              <w:right w:val="nil"/>
            </w:tcBorders>
            <w:shd w:val="clear" w:color="auto" w:fill="auto"/>
            <w:noWrap/>
            <w:vAlign w:val="bottom"/>
            <w:hideMark/>
            <w:tcPrChange w:id="516" w:author="Alexander Psaris" w:date="2014-01-08T10:47:00Z">
              <w:tcPr>
                <w:tcW w:w="2670" w:type="dxa"/>
                <w:gridSpan w:val="3"/>
                <w:tcBorders>
                  <w:top w:val="single" w:sz="4" w:space="0" w:color="auto"/>
                  <w:left w:val="nil"/>
                  <w:bottom w:val="single" w:sz="8"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Validation</w:t>
            </w:r>
          </w:p>
        </w:tc>
      </w:tr>
      <w:tr w:rsidR="00710C79" w:rsidRPr="00357F67" w:rsidTr="00BA1941">
        <w:tblPrEx>
          <w:tblW w:w="6960" w:type="dxa"/>
          <w:jc w:val="center"/>
          <w:tblInd w:w="93" w:type="dxa"/>
          <w:tblPrExChange w:id="517" w:author="Alexander Psaris" w:date="2014-01-08T10:47:00Z">
            <w:tblPrEx>
              <w:tblW w:w="6960" w:type="dxa"/>
              <w:jc w:val="center"/>
              <w:tblInd w:w="93" w:type="dxa"/>
            </w:tblPrEx>
          </w:tblPrExChange>
        </w:tblPrEx>
        <w:trPr>
          <w:trHeight w:val="315"/>
          <w:jc w:val="center"/>
          <w:trPrChange w:id="518" w:author="Alexander Psaris" w:date="2014-01-08T10:47:00Z">
            <w:trPr>
              <w:gridAfter w:val="0"/>
              <w:trHeight w:val="315"/>
              <w:jc w:val="center"/>
            </w:trPr>
          </w:trPrChange>
        </w:trPr>
        <w:tc>
          <w:tcPr>
            <w:tcW w:w="1636" w:type="dxa"/>
            <w:tcBorders>
              <w:top w:val="nil"/>
              <w:left w:val="nil"/>
              <w:bottom w:val="single" w:sz="8" w:space="0" w:color="auto"/>
              <w:right w:val="nil"/>
            </w:tcBorders>
            <w:shd w:val="clear" w:color="auto" w:fill="auto"/>
            <w:noWrap/>
            <w:vAlign w:val="bottom"/>
            <w:hideMark/>
            <w:tcPrChange w:id="519" w:author="Alexander Psaris" w:date="2014-01-08T10:47:00Z">
              <w:tcPr>
                <w:tcW w:w="1636" w:type="dxa"/>
                <w:gridSpan w:val="2"/>
                <w:tcBorders>
                  <w:top w:val="nil"/>
                  <w:left w:val="nil"/>
                  <w:bottom w:val="single" w:sz="8" w:space="0" w:color="auto"/>
                  <w:right w:val="nil"/>
                </w:tcBorders>
                <w:shd w:val="clear" w:color="auto" w:fill="auto"/>
                <w:noWrap/>
                <w:vAlign w:val="bottom"/>
                <w:hideMark/>
              </w:tcPr>
            </w:tcPrChange>
          </w:tcPr>
          <w:p w:rsidR="00710C79" w:rsidRPr="00357F67" w:rsidRDefault="00710C79" w:rsidP="00710C79">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780" w:type="dxa"/>
            <w:tcBorders>
              <w:top w:val="nil"/>
              <w:left w:val="nil"/>
              <w:bottom w:val="single" w:sz="8" w:space="0" w:color="auto"/>
              <w:right w:val="nil"/>
            </w:tcBorders>
            <w:shd w:val="clear" w:color="auto" w:fill="auto"/>
            <w:noWrap/>
            <w:vAlign w:val="bottom"/>
            <w:hideMark/>
            <w:tcPrChange w:id="520" w:author="Alexander Psaris" w:date="2014-01-08T10:47:00Z">
              <w:tcPr>
                <w:tcW w:w="780" w:type="dxa"/>
                <w:tcBorders>
                  <w:top w:val="nil"/>
                  <w:left w:val="nil"/>
                  <w:bottom w:val="single" w:sz="8"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NSE</w:t>
            </w:r>
          </w:p>
        </w:tc>
        <w:tc>
          <w:tcPr>
            <w:tcW w:w="1094" w:type="dxa"/>
            <w:tcBorders>
              <w:top w:val="nil"/>
              <w:left w:val="nil"/>
              <w:bottom w:val="single" w:sz="8" w:space="0" w:color="auto"/>
              <w:right w:val="nil"/>
            </w:tcBorders>
            <w:shd w:val="clear" w:color="auto" w:fill="auto"/>
            <w:noWrap/>
            <w:vAlign w:val="bottom"/>
            <w:hideMark/>
            <w:tcPrChange w:id="521" w:author="Alexander Psaris" w:date="2014-01-08T10:47:00Z">
              <w:tcPr>
                <w:tcW w:w="1094" w:type="dxa"/>
                <w:tcBorders>
                  <w:top w:val="nil"/>
                  <w:left w:val="nil"/>
                  <w:bottom w:val="single" w:sz="8"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%BIAS</w:t>
            </w:r>
          </w:p>
        </w:tc>
        <w:tc>
          <w:tcPr>
            <w:tcW w:w="780" w:type="dxa"/>
            <w:tcBorders>
              <w:top w:val="nil"/>
              <w:left w:val="nil"/>
              <w:bottom w:val="single" w:sz="8" w:space="0" w:color="auto"/>
              <w:right w:val="single" w:sz="4" w:space="0" w:color="auto"/>
            </w:tcBorders>
            <w:shd w:val="clear" w:color="auto" w:fill="auto"/>
            <w:noWrap/>
            <w:vAlign w:val="bottom"/>
            <w:hideMark/>
            <w:tcPrChange w:id="522" w:author="Alexander Psaris" w:date="2014-01-08T10:47:00Z">
              <w:tcPr>
                <w:tcW w:w="780" w:type="dxa"/>
                <w:tcBorders>
                  <w:top w:val="nil"/>
                  <w:left w:val="nil"/>
                  <w:bottom w:val="single" w:sz="8"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RSR</w:t>
            </w:r>
          </w:p>
        </w:tc>
        <w:tc>
          <w:tcPr>
            <w:tcW w:w="780" w:type="dxa"/>
            <w:tcBorders>
              <w:top w:val="nil"/>
              <w:left w:val="single" w:sz="4" w:space="0" w:color="auto"/>
              <w:bottom w:val="single" w:sz="8" w:space="0" w:color="auto"/>
              <w:right w:val="nil"/>
            </w:tcBorders>
            <w:shd w:val="clear" w:color="auto" w:fill="auto"/>
            <w:noWrap/>
            <w:vAlign w:val="bottom"/>
            <w:hideMark/>
            <w:tcPrChange w:id="523" w:author="Alexander Psaris" w:date="2014-01-08T10:47:00Z">
              <w:tcPr>
                <w:tcW w:w="780" w:type="dxa"/>
                <w:tcBorders>
                  <w:top w:val="nil"/>
                  <w:left w:val="nil"/>
                  <w:bottom w:val="single" w:sz="8"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NSE</w:t>
            </w:r>
          </w:p>
        </w:tc>
        <w:tc>
          <w:tcPr>
            <w:tcW w:w="1110" w:type="dxa"/>
            <w:tcBorders>
              <w:top w:val="nil"/>
              <w:left w:val="nil"/>
              <w:bottom w:val="single" w:sz="8" w:space="0" w:color="auto"/>
              <w:right w:val="nil"/>
            </w:tcBorders>
            <w:shd w:val="clear" w:color="auto" w:fill="auto"/>
            <w:noWrap/>
            <w:vAlign w:val="bottom"/>
            <w:hideMark/>
            <w:tcPrChange w:id="524" w:author="Alexander Psaris" w:date="2014-01-08T10:47:00Z">
              <w:tcPr>
                <w:tcW w:w="1110" w:type="dxa"/>
                <w:tcBorders>
                  <w:top w:val="nil"/>
                  <w:left w:val="nil"/>
                  <w:bottom w:val="single" w:sz="8"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%BIAS</w:t>
            </w:r>
          </w:p>
        </w:tc>
        <w:tc>
          <w:tcPr>
            <w:tcW w:w="780" w:type="dxa"/>
            <w:tcBorders>
              <w:top w:val="nil"/>
              <w:left w:val="nil"/>
              <w:bottom w:val="single" w:sz="8" w:space="0" w:color="auto"/>
              <w:right w:val="nil"/>
            </w:tcBorders>
            <w:shd w:val="clear" w:color="auto" w:fill="auto"/>
            <w:noWrap/>
            <w:vAlign w:val="bottom"/>
            <w:hideMark/>
            <w:tcPrChange w:id="525" w:author="Alexander Psaris" w:date="2014-01-08T10:47:00Z">
              <w:tcPr>
                <w:tcW w:w="780" w:type="dxa"/>
                <w:tcBorders>
                  <w:top w:val="nil"/>
                  <w:left w:val="nil"/>
                  <w:bottom w:val="single" w:sz="8"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RSR</w:t>
            </w:r>
          </w:p>
        </w:tc>
      </w:tr>
      <w:tr w:rsidR="00710C79" w:rsidRPr="00357F67"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Dilley</w:t>
            </w:r>
            <w:r w:rsidR="00A1390E" w:rsidRPr="00357F67">
              <w:rPr>
                <w:rFonts w:ascii="Times New Roman" w:eastAsia="Times New Roman" w:hAnsi="Times New Roman" w:cs="Times New Roman"/>
                <w:b/>
                <w:bCs/>
                <w:color w:val="000000"/>
                <w:sz w:val="24"/>
                <w:szCs w:val="24"/>
              </w:rPr>
              <w:t>*</w:t>
            </w:r>
          </w:p>
        </w:tc>
      </w:tr>
      <w:tr w:rsidR="00710C79" w:rsidRPr="00357F67" w:rsidTr="00BA1941">
        <w:tblPrEx>
          <w:tblW w:w="6960" w:type="dxa"/>
          <w:jc w:val="center"/>
          <w:tblInd w:w="93" w:type="dxa"/>
          <w:tblPrExChange w:id="526" w:author="Alexander Psaris" w:date="2014-01-08T10:47:00Z">
            <w:tblPrEx>
              <w:tblW w:w="6960" w:type="dxa"/>
              <w:jc w:val="center"/>
              <w:tblInd w:w="93" w:type="dxa"/>
            </w:tblPrEx>
          </w:tblPrExChange>
        </w:tblPrEx>
        <w:trPr>
          <w:trHeight w:val="300"/>
          <w:jc w:val="center"/>
          <w:trPrChange w:id="527" w:author="Alexander Psaris" w:date="2014-01-08T10:47: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528" w:author="Alexander Psaris" w:date="2014-01-08T10:47: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Flow</w:t>
            </w:r>
          </w:p>
        </w:tc>
        <w:tc>
          <w:tcPr>
            <w:tcW w:w="780" w:type="dxa"/>
            <w:tcBorders>
              <w:top w:val="nil"/>
              <w:left w:val="nil"/>
              <w:bottom w:val="nil"/>
              <w:right w:val="nil"/>
            </w:tcBorders>
            <w:shd w:val="clear" w:color="auto" w:fill="auto"/>
            <w:noWrap/>
            <w:vAlign w:val="bottom"/>
            <w:hideMark/>
            <w:tcPrChange w:id="529"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0.93</w:t>
            </w:r>
          </w:p>
        </w:tc>
        <w:tc>
          <w:tcPr>
            <w:tcW w:w="1094" w:type="dxa"/>
            <w:tcBorders>
              <w:top w:val="nil"/>
              <w:left w:val="nil"/>
              <w:bottom w:val="nil"/>
              <w:right w:val="nil"/>
            </w:tcBorders>
            <w:shd w:val="clear" w:color="auto" w:fill="auto"/>
            <w:noWrap/>
            <w:vAlign w:val="bottom"/>
            <w:hideMark/>
            <w:tcPrChange w:id="530" w:author="Alexander Psaris" w:date="2014-01-08T10:47: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w:t>
            </w:r>
          </w:p>
        </w:tc>
        <w:tc>
          <w:tcPr>
            <w:tcW w:w="780" w:type="dxa"/>
            <w:tcBorders>
              <w:top w:val="nil"/>
              <w:left w:val="nil"/>
              <w:bottom w:val="nil"/>
              <w:right w:val="single" w:sz="4" w:space="0" w:color="auto"/>
            </w:tcBorders>
            <w:shd w:val="clear" w:color="auto" w:fill="auto"/>
            <w:noWrap/>
            <w:vAlign w:val="bottom"/>
            <w:hideMark/>
            <w:tcPrChange w:id="531"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0.27</w:t>
            </w:r>
          </w:p>
        </w:tc>
        <w:tc>
          <w:tcPr>
            <w:tcW w:w="780" w:type="dxa"/>
            <w:tcBorders>
              <w:top w:val="nil"/>
              <w:left w:val="single" w:sz="4" w:space="0" w:color="auto"/>
              <w:bottom w:val="nil"/>
              <w:right w:val="nil"/>
            </w:tcBorders>
            <w:shd w:val="clear" w:color="auto" w:fill="auto"/>
            <w:noWrap/>
            <w:vAlign w:val="bottom"/>
            <w:hideMark/>
            <w:tcPrChange w:id="532"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0.92</w:t>
            </w:r>
          </w:p>
        </w:tc>
        <w:tc>
          <w:tcPr>
            <w:tcW w:w="1110" w:type="dxa"/>
            <w:tcBorders>
              <w:top w:val="nil"/>
              <w:left w:val="nil"/>
              <w:bottom w:val="nil"/>
              <w:right w:val="nil"/>
            </w:tcBorders>
            <w:shd w:val="clear" w:color="auto" w:fill="auto"/>
            <w:noWrap/>
            <w:vAlign w:val="bottom"/>
            <w:hideMark/>
            <w:tcPrChange w:id="533" w:author="Alexander Psaris" w:date="2014-01-08T10:47: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7.8</w:t>
            </w:r>
          </w:p>
        </w:tc>
        <w:tc>
          <w:tcPr>
            <w:tcW w:w="780" w:type="dxa"/>
            <w:tcBorders>
              <w:top w:val="nil"/>
              <w:left w:val="nil"/>
              <w:bottom w:val="nil"/>
              <w:right w:val="nil"/>
            </w:tcBorders>
            <w:shd w:val="clear" w:color="auto" w:fill="auto"/>
            <w:noWrap/>
            <w:vAlign w:val="bottom"/>
            <w:hideMark/>
            <w:tcPrChange w:id="534"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0.28</w:t>
            </w:r>
          </w:p>
        </w:tc>
      </w:tr>
      <w:tr w:rsidR="00710C79" w:rsidRPr="00357F67" w:rsidTr="00BA1941">
        <w:tblPrEx>
          <w:tblW w:w="6960" w:type="dxa"/>
          <w:jc w:val="center"/>
          <w:tblInd w:w="93" w:type="dxa"/>
          <w:tblPrExChange w:id="535" w:author="Alexander Psaris" w:date="2014-01-08T10:47:00Z">
            <w:tblPrEx>
              <w:tblW w:w="6960" w:type="dxa"/>
              <w:jc w:val="center"/>
              <w:tblInd w:w="93" w:type="dxa"/>
            </w:tblPrEx>
          </w:tblPrExChange>
        </w:tblPrEx>
        <w:trPr>
          <w:trHeight w:val="300"/>
          <w:jc w:val="center"/>
          <w:trPrChange w:id="536" w:author="Alexander Psaris" w:date="2014-01-08T10:47: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537" w:author="Alexander Psaris" w:date="2014-01-08T10:47: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Sediment</w:t>
            </w:r>
          </w:p>
        </w:tc>
        <w:tc>
          <w:tcPr>
            <w:tcW w:w="780" w:type="dxa"/>
            <w:tcBorders>
              <w:top w:val="nil"/>
              <w:left w:val="nil"/>
              <w:bottom w:val="nil"/>
              <w:right w:val="nil"/>
            </w:tcBorders>
            <w:shd w:val="clear" w:color="auto" w:fill="auto"/>
            <w:noWrap/>
            <w:vAlign w:val="bottom"/>
            <w:hideMark/>
            <w:tcPrChange w:id="538"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0.67</w:t>
            </w:r>
          </w:p>
        </w:tc>
        <w:tc>
          <w:tcPr>
            <w:tcW w:w="1094" w:type="dxa"/>
            <w:tcBorders>
              <w:top w:val="nil"/>
              <w:left w:val="nil"/>
              <w:bottom w:val="nil"/>
              <w:right w:val="nil"/>
            </w:tcBorders>
            <w:shd w:val="clear" w:color="auto" w:fill="auto"/>
            <w:noWrap/>
            <w:vAlign w:val="bottom"/>
            <w:hideMark/>
            <w:tcPrChange w:id="539" w:author="Alexander Psaris" w:date="2014-01-08T10:47: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-53</w:t>
            </w:r>
          </w:p>
        </w:tc>
        <w:tc>
          <w:tcPr>
            <w:tcW w:w="780" w:type="dxa"/>
            <w:tcBorders>
              <w:top w:val="nil"/>
              <w:left w:val="nil"/>
              <w:bottom w:val="nil"/>
              <w:right w:val="single" w:sz="4" w:space="0" w:color="auto"/>
            </w:tcBorders>
            <w:shd w:val="clear" w:color="auto" w:fill="auto"/>
            <w:noWrap/>
            <w:vAlign w:val="bottom"/>
            <w:hideMark/>
            <w:tcPrChange w:id="540"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0.57</w:t>
            </w:r>
          </w:p>
        </w:tc>
        <w:tc>
          <w:tcPr>
            <w:tcW w:w="780" w:type="dxa"/>
            <w:tcBorders>
              <w:top w:val="nil"/>
              <w:left w:val="single" w:sz="4" w:space="0" w:color="auto"/>
              <w:bottom w:val="nil"/>
              <w:right w:val="nil"/>
            </w:tcBorders>
            <w:shd w:val="clear" w:color="auto" w:fill="auto"/>
            <w:noWrap/>
            <w:vAlign w:val="bottom"/>
            <w:hideMark/>
            <w:tcPrChange w:id="541"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0.66</w:t>
            </w:r>
          </w:p>
        </w:tc>
        <w:tc>
          <w:tcPr>
            <w:tcW w:w="1110" w:type="dxa"/>
            <w:tcBorders>
              <w:top w:val="nil"/>
              <w:left w:val="nil"/>
              <w:bottom w:val="nil"/>
              <w:right w:val="nil"/>
            </w:tcBorders>
            <w:shd w:val="clear" w:color="auto" w:fill="auto"/>
            <w:noWrap/>
            <w:vAlign w:val="bottom"/>
            <w:hideMark/>
            <w:tcPrChange w:id="542" w:author="Alexander Psaris" w:date="2014-01-08T10:47: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-45.7</w:t>
            </w:r>
          </w:p>
        </w:tc>
        <w:tc>
          <w:tcPr>
            <w:tcW w:w="780" w:type="dxa"/>
            <w:tcBorders>
              <w:top w:val="nil"/>
              <w:left w:val="nil"/>
              <w:bottom w:val="nil"/>
              <w:right w:val="nil"/>
            </w:tcBorders>
            <w:shd w:val="clear" w:color="auto" w:fill="auto"/>
            <w:noWrap/>
            <w:vAlign w:val="bottom"/>
            <w:hideMark/>
            <w:tcPrChange w:id="543"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0.58</w:t>
            </w:r>
          </w:p>
        </w:tc>
      </w:tr>
      <w:tr w:rsidR="00710C79" w:rsidRPr="00357F67" w:rsidTr="00BA1941">
        <w:tblPrEx>
          <w:tblW w:w="6960" w:type="dxa"/>
          <w:jc w:val="center"/>
          <w:tblInd w:w="93" w:type="dxa"/>
          <w:tblPrExChange w:id="544" w:author="Alexander Psaris" w:date="2014-01-08T10:47:00Z">
            <w:tblPrEx>
              <w:tblW w:w="6960" w:type="dxa"/>
              <w:jc w:val="center"/>
              <w:tblInd w:w="93" w:type="dxa"/>
            </w:tblPrEx>
          </w:tblPrExChange>
        </w:tblPrEx>
        <w:trPr>
          <w:trHeight w:val="300"/>
          <w:jc w:val="center"/>
          <w:trPrChange w:id="545" w:author="Alexander Psaris" w:date="2014-01-08T10:47: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546" w:author="Alexander Psaris" w:date="2014-01-08T10:47: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TN</w:t>
            </w:r>
          </w:p>
        </w:tc>
        <w:tc>
          <w:tcPr>
            <w:tcW w:w="780" w:type="dxa"/>
            <w:tcBorders>
              <w:top w:val="nil"/>
              <w:left w:val="nil"/>
              <w:bottom w:val="nil"/>
              <w:right w:val="nil"/>
            </w:tcBorders>
            <w:shd w:val="clear" w:color="auto" w:fill="auto"/>
            <w:noWrap/>
            <w:vAlign w:val="bottom"/>
            <w:hideMark/>
            <w:tcPrChange w:id="547"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0.56</w:t>
            </w:r>
          </w:p>
        </w:tc>
        <w:tc>
          <w:tcPr>
            <w:tcW w:w="1094" w:type="dxa"/>
            <w:tcBorders>
              <w:top w:val="nil"/>
              <w:left w:val="nil"/>
              <w:bottom w:val="nil"/>
              <w:right w:val="nil"/>
            </w:tcBorders>
            <w:shd w:val="clear" w:color="auto" w:fill="auto"/>
            <w:noWrap/>
            <w:vAlign w:val="bottom"/>
            <w:hideMark/>
            <w:tcPrChange w:id="548" w:author="Alexander Psaris" w:date="2014-01-08T10:47: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6.3</w:t>
            </w:r>
          </w:p>
        </w:tc>
        <w:tc>
          <w:tcPr>
            <w:tcW w:w="780" w:type="dxa"/>
            <w:tcBorders>
              <w:top w:val="nil"/>
              <w:left w:val="nil"/>
              <w:bottom w:val="nil"/>
              <w:right w:val="single" w:sz="4" w:space="0" w:color="auto"/>
            </w:tcBorders>
            <w:shd w:val="clear" w:color="auto" w:fill="auto"/>
            <w:noWrap/>
            <w:vAlign w:val="bottom"/>
            <w:hideMark/>
            <w:tcPrChange w:id="549"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0.66</w:t>
            </w:r>
          </w:p>
        </w:tc>
        <w:tc>
          <w:tcPr>
            <w:tcW w:w="780" w:type="dxa"/>
            <w:tcBorders>
              <w:top w:val="nil"/>
              <w:left w:val="single" w:sz="4" w:space="0" w:color="auto"/>
              <w:bottom w:val="nil"/>
              <w:right w:val="nil"/>
            </w:tcBorders>
            <w:shd w:val="clear" w:color="auto" w:fill="auto"/>
            <w:noWrap/>
            <w:vAlign w:val="bottom"/>
            <w:hideMark/>
            <w:tcPrChange w:id="550"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0.76</w:t>
            </w:r>
          </w:p>
        </w:tc>
        <w:tc>
          <w:tcPr>
            <w:tcW w:w="1110" w:type="dxa"/>
            <w:tcBorders>
              <w:top w:val="nil"/>
              <w:left w:val="nil"/>
              <w:bottom w:val="nil"/>
              <w:right w:val="nil"/>
            </w:tcBorders>
            <w:shd w:val="clear" w:color="auto" w:fill="auto"/>
            <w:noWrap/>
            <w:vAlign w:val="bottom"/>
            <w:hideMark/>
            <w:tcPrChange w:id="551" w:author="Alexander Psaris" w:date="2014-01-08T10:47: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-32.6</w:t>
            </w:r>
          </w:p>
        </w:tc>
        <w:tc>
          <w:tcPr>
            <w:tcW w:w="780" w:type="dxa"/>
            <w:tcBorders>
              <w:top w:val="nil"/>
              <w:left w:val="nil"/>
              <w:bottom w:val="nil"/>
              <w:right w:val="nil"/>
            </w:tcBorders>
            <w:shd w:val="clear" w:color="auto" w:fill="auto"/>
            <w:noWrap/>
            <w:vAlign w:val="bottom"/>
            <w:hideMark/>
            <w:tcPrChange w:id="552"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0.49</w:t>
            </w:r>
          </w:p>
        </w:tc>
      </w:tr>
      <w:tr w:rsidR="00710C79" w:rsidRPr="00357F67" w:rsidTr="00BA1941">
        <w:tblPrEx>
          <w:tblW w:w="6960" w:type="dxa"/>
          <w:jc w:val="center"/>
          <w:tblInd w:w="93" w:type="dxa"/>
          <w:tblPrExChange w:id="553" w:author="Alexander Psaris" w:date="2014-01-08T10:47:00Z">
            <w:tblPrEx>
              <w:tblW w:w="6960" w:type="dxa"/>
              <w:jc w:val="center"/>
              <w:tblInd w:w="93" w:type="dxa"/>
            </w:tblPrEx>
          </w:tblPrExChange>
        </w:tblPrEx>
        <w:trPr>
          <w:trHeight w:val="300"/>
          <w:jc w:val="center"/>
          <w:trPrChange w:id="554" w:author="Alexander Psaris" w:date="2014-01-08T10:47: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555" w:author="Alexander Psaris" w:date="2014-01-08T10:47: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TP</w:t>
            </w:r>
          </w:p>
        </w:tc>
        <w:tc>
          <w:tcPr>
            <w:tcW w:w="780" w:type="dxa"/>
            <w:tcBorders>
              <w:top w:val="nil"/>
              <w:left w:val="nil"/>
              <w:bottom w:val="nil"/>
              <w:right w:val="nil"/>
            </w:tcBorders>
            <w:shd w:val="clear" w:color="auto" w:fill="auto"/>
            <w:noWrap/>
            <w:vAlign w:val="bottom"/>
            <w:hideMark/>
            <w:tcPrChange w:id="556"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0.65</w:t>
            </w:r>
          </w:p>
        </w:tc>
        <w:tc>
          <w:tcPr>
            <w:tcW w:w="1094" w:type="dxa"/>
            <w:tcBorders>
              <w:top w:val="nil"/>
              <w:left w:val="nil"/>
              <w:bottom w:val="nil"/>
              <w:right w:val="nil"/>
            </w:tcBorders>
            <w:shd w:val="clear" w:color="auto" w:fill="auto"/>
            <w:noWrap/>
            <w:vAlign w:val="bottom"/>
            <w:hideMark/>
            <w:tcPrChange w:id="557" w:author="Alexander Psaris" w:date="2014-01-08T10:47: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26.6</w:t>
            </w:r>
          </w:p>
        </w:tc>
        <w:tc>
          <w:tcPr>
            <w:tcW w:w="780" w:type="dxa"/>
            <w:tcBorders>
              <w:top w:val="nil"/>
              <w:left w:val="nil"/>
              <w:bottom w:val="nil"/>
              <w:right w:val="single" w:sz="4" w:space="0" w:color="auto"/>
            </w:tcBorders>
            <w:shd w:val="clear" w:color="auto" w:fill="auto"/>
            <w:noWrap/>
            <w:vAlign w:val="bottom"/>
            <w:hideMark/>
            <w:tcPrChange w:id="558"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0.59</w:t>
            </w:r>
          </w:p>
        </w:tc>
        <w:tc>
          <w:tcPr>
            <w:tcW w:w="780" w:type="dxa"/>
            <w:tcBorders>
              <w:top w:val="nil"/>
              <w:left w:val="single" w:sz="4" w:space="0" w:color="auto"/>
              <w:bottom w:val="nil"/>
              <w:right w:val="nil"/>
            </w:tcBorders>
            <w:shd w:val="clear" w:color="auto" w:fill="auto"/>
            <w:noWrap/>
            <w:vAlign w:val="bottom"/>
            <w:hideMark/>
            <w:tcPrChange w:id="559"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0.76</w:t>
            </w:r>
          </w:p>
        </w:tc>
        <w:tc>
          <w:tcPr>
            <w:tcW w:w="1110" w:type="dxa"/>
            <w:tcBorders>
              <w:top w:val="nil"/>
              <w:left w:val="nil"/>
              <w:bottom w:val="nil"/>
              <w:right w:val="nil"/>
            </w:tcBorders>
            <w:shd w:val="clear" w:color="auto" w:fill="auto"/>
            <w:noWrap/>
            <w:vAlign w:val="bottom"/>
            <w:hideMark/>
            <w:tcPrChange w:id="560" w:author="Alexander Psaris" w:date="2014-01-08T10:47: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1.1</w:t>
            </w:r>
          </w:p>
        </w:tc>
        <w:tc>
          <w:tcPr>
            <w:tcW w:w="780" w:type="dxa"/>
            <w:tcBorders>
              <w:top w:val="nil"/>
              <w:left w:val="nil"/>
              <w:bottom w:val="nil"/>
              <w:right w:val="nil"/>
            </w:tcBorders>
            <w:shd w:val="clear" w:color="auto" w:fill="auto"/>
            <w:noWrap/>
            <w:vAlign w:val="bottom"/>
            <w:hideMark/>
            <w:tcPrChange w:id="561" w:author="Alexander Psaris" w:date="2014-01-08T10:47: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0.49</w:t>
            </w:r>
          </w:p>
        </w:tc>
      </w:tr>
      <w:tr w:rsidR="00710C79" w:rsidRPr="00357F67" w:rsidTr="00710C79">
        <w:trPr>
          <w:trHeight w:val="300"/>
          <w:jc w:val="center"/>
        </w:trPr>
        <w:tc>
          <w:tcPr>
            <w:tcW w:w="6960" w:type="dxa"/>
            <w:gridSpan w:val="7"/>
            <w:tcBorders>
              <w:top w:val="single" w:sz="4" w:space="0" w:color="auto"/>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Yamhill</w:t>
            </w:r>
            <w:r w:rsidR="00A1390E" w:rsidRPr="00357F67">
              <w:rPr>
                <w:rFonts w:ascii="Times New Roman" w:eastAsia="Times New Roman" w:hAnsi="Times New Roman" w:cs="Times New Roman"/>
                <w:b/>
                <w:bCs/>
                <w:color w:val="000000"/>
                <w:sz w:val="24"/>
                <w:szCs w:val="24"/>
              </w:rPr>
              <w:t>*</w:t>
            </w:r>
          </w:p>
        </w:tc>
      </w:tr>
      <w:tr w:rsidR="00710C79" w:rsidRPr="00357F67" w:rsidTr="00BA1941">
        <w:tblPrEx>
          <w:tblW w:w="6960" w:type="dxa"/>
          <w:jc w:val="center"/>
          <w:tblInd w:w="93" w:type="dxa"/>
          <w:tblPrExChange w:id="562" w:author="Alexander Psaris" w:date="2014-01-08T10:48:00Z">
            <w:tblPrEx>
              <w:tblW w:w="6960" w:type="dxa"/>
              <w:jc w:val="center"/>
              <w:tblInd w:w="93" w:type="dxa"/>
            </w:tblPrEx>
          </w:tblPrExChange>
        </w:tblPrEx>
        <w:trPr>
          <w:trHeight w:val="300"/>
          <w:jc w:val="center"/>
          <w:trPrChange w:id="563" w:author="Alexander Psaris" w:date="2014-01-08T10:48: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564" w:author="Alexander Psaris" w:date="2014-01-08T10:48: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Flow</w:t>
            </w:r>
          </w:p>
        </w:tc>
        <w:tc>
          <w:tcPr>
            <w:tcW w:w="780" w:type="dxa"/>
            <w:tcBorders>
              <w:top w:val="nil"/>
              <w:left w:val="nil"/>
              <w:bottom w:val="nil"/>
              <w:right w:val="nil"/>
            </w:tcBorders>
            <w:shd w:val="clear" w:color="auto" w:fill="auto"/>
            <w:noWrap/>
            <w:vAlign w:val="bottom"/>
            <w:hideMark/>
            <w:tcPrChange w:id="565"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0.92</w:t>
            </w:r>
          </w:p>
        </w:tc>
        <w:tc>
          <w:tcPr>
            <w:tcW w:w="1094" w:type="dxa"/>
            <w:tcBorders>
              <w:top w:val="nil"/>
              <w:left w:val="nil"/>
              <w:bottom w:val="nil"/>
              <w:right w:val="nil"/>
            </w:tcBorders>
            <w:shd w:val="clear" w:color="auto" w:fill="auto"/>
            <w:noWrap/>
            <w:vAlign w:val="bottom"/>
            <w:hideMark/>
            <w:tcPrChange w:id="566" w:author="Alexander Psaris" w:date="2014-01-08T10:48: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16.4</w:t>
            </w:r>
          </w:p>
        </w:tc>
        <w:tc>
          <w:tcPr>
            <w:tcW w:w="780" w:type="dxa"/>
            <w:tcBorders>
              <w:top w:val="nil"/>
              <w:left w:val="nil"/>
              <w:bottom w:val="nil"/>
              <w:right w:val="single" w:sz="4" w:space="0" w:color="auto"/>
            </w:tcBorders>
            <w:shd w:val="clear" w:color="auto" w:fill="auto"/>
            <w:noWrap/>
            <w:vAlign w:val="bottom"/>
            <w:hideMark/>
            <w:tcPrChange w:id="567"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0.28</w:t>
            </w:r>
          </w:p>
        </w:tc>
        <w:tc>
          <w:tcPr>
            <w:tcW w:w="780" w:type="dxa"/>
            <w:tcBorders>
              <w:top w:val="nil"/>
              <w:left w:val="single" w:sz="4" w:space="0" w:color="auto"/>
              <w:bottom w:val="nil"/>
              <w:right w:val="nil"/>
            </w:tcBorders>
            <w:shd w:val="clear" w:color="auto" w:fill="auto"/>
            <w:noWrap/>
            <w:vAlign w:val="bottom"/>
            <w:hideMark/>
            <w:tcPrChange w:id="568"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0.67</w:t>
            </w:r>
          </w:p>
        </w:tc>
        <w:tc>
          <w:tcPr>
            <w:tcW w:w="1110" w:type="dxa"/>
            <w:tcBorders>
              <w:top w:val="nil"/>
              <w:left w:val="nil"/>
              <w:bottom w:val="nil"/>
              <w:right w:val="nil"/>
            </w:tcBorders>
            <w:shd w:val="clear" w:color="auto" w:fill="auto"/>
            <w:noWrap/>
            <w:vAlign w:val="bottom"/>
            <w:hideMark/>
            <w:tcPrChange w:id="569" w:author="Alexander Psaris" w:date="2014-01-08T10:48: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40.4</w:t>
            </w:r>
          </w:p>
        </w:tc>
        <w:tc>
          <w:tcPr>
            <w:tcW w:w="780" w:type="dxa"/>
            <w:tcBorders>
              <w:top w:val="nil"/>
              <w:left w:val="nil"/>
              <w:bottom w:val="nil"/>
              <w:right w:val="nil"/>
            </w:tcBorders>
            <w:shd w:val="clear" w:color="auto" w:fill="auto"/>
            <w:noWrap/>
            <w:vAlign w:val="bottom"/>
            <w:hideMark/>
            <w:tcPrChange w:id="570"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0.57</w:t>
            </w:r>
          </w:p>
        </w:tc>
      </w:tr>
      <w:tr w:rsidR="00710C79" w:rsidRPr="00357F67" w:rsidTr="00BA1941">
        <w:tblPrEx>
          <w:tblW w:w="6960" w:type="dxa"/>
          <w:jc w:val="center"/>
          <w:tblInd w:w="93" w:type="dxa"/>
          <w:tblPrExChange w:id="571" w:author="Alexander Psaris" w:date="2014-01-08T10:48:00Z">
            <w:tblPrEx>
              <w:tblW w:w="6960" w:type="dxa"/>
              <w:jc w:val="center"/>
              <w:tblInd w:w="93" w:type="dxa"/>
            </w:tblPrEx>
          </w:tblPrExChange>
        </w:tblPrEx>
        <w:trPr>
          <w:trHeight w:val="300"/>
          <w:jc w:val="center"/>
          <w:trPrChange w:id="572" w:author="Alexander Psaris" w:date="2014-01-08T10:48: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573" w:author="Alexander Psaris" w:date="2014-01-08T10:48: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Sediment</w:t>
            </w:r>
          </w:p>
        </w:tc>
        <w:tc>
          <w:tcPr>
            <w:tcW w:w="780" w:type="dxa"/>
            <w:tcBorders>
              <w:top w:val="nil"/>
              <w:left w:val="nil"/>
              <w:bottom w:val="nil"/>
              <w:right w:val="nil"/>
            </w:tcBorders>
            <w:shd w:val="clear" w:color="auto" w:fill="auto"/>
            <w:noWrap/>
            <w:vAlign w:val="bottom"/>
            <w:hideMark/>
            <w:tcPrChange w:id="574"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0.69</w:t>
            </w:r>
          </w:p>
        </w:tc>
        <w:tc>
          <w:tcPr>
            <w:tcW w:w="1094" w:type="dxa"/>
            <w:tcBorders>
              <w:top w:val="nil"/>
              <w:left w:val="nil"/>
              <w:bottom w:val="nil"/>
              <w:right w:val="nil"/>
            </w:tcBorders>
            <w:shd w:val="clear" w:color="auto" w:fill="auto"/>
            <w:noWrap/>
            <w:vAlign w:val="bottom"/>
            <w:hideMark/>
            <w:tcPrChange w:id="575" w:author="Alexander Psaris" w:date="2014-01-08T10:48: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9.4</w:t>
            </w:r>
          </w:p>
        </w:tc>
        <w:tc>
          <w:tcPr>
            <w:tcW w:w="780" w:type="dxa"/>
            <w:tcBorders>
              <w:top w:val="nil"/>
              <w:left w:val="nil"/>
              <w:bottom w:val="nil"/>
              <w:right w:val="single" w:sz="4" w:space="0" w:color="auto"/>
            </w:tcBorders>
            <w:shd w:val="clear" w:color="auto" w:fill="auto"/>
            <w:noWrap/>
            <w:vAlign w:val="bottom"/>
            <w:hideMark/>
            <w:tcPrChange w:id="576"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0.55</w:t>
            </w:r>
          </w:p>
        </w:tc>
        <w:tc>
          <w:tcPr>
            <w:tcW w:w="780" w:type="dxa"/>
            <w:tcBorders>
              <w:top w:val="nil"/>
              <w:left w:val="single" w:sz="4" w:space="0" w:color="auto"/>
              <w:bottom w:val="nil"/>
              <w:right w:val="nil"/>
            </w:tcBorders>
            <w:shd w:val="clear" w:color="auto" w:fill="auto"/>
            <w:noWrap/>
            <w:vAlign w:val="bottom"/>
            <w:hideMark/>
            <w:tcPrChange w:id="577"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0.82</w:t>
            </w:r>
          </w:p>
        </w:tc>
        <w:tc>
          <w:tcPr>
            <w:tcW w:w="1110" w:type="dxa"/>
            <w:tcBorders>
              <w:top w:val="nil"/>
              <w:left w:val="nil"/>
              <w:bottom w:val="nil"/>
              <w:right w:val="nil"/>
            </w:tcBorders>
            <w:shd w:val="clear" w:color="auto" w:fill="auto"/>
            <w:noWrap/>
            <w:vAlign w:val="bottom"/>
            <w:hideMark/>
            <w:tcPrChange w:id="578" w:author="Alexander Psaris" w:date="2014-01-08T10:48: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-11.8</w:t>
            </w:r>
          </w:p>
        </w:tc>
        <w:tc>
          <w:tcPr>
            <w:tcW w:w="780" w:type="dxa"/>
            <w:tcBorders>
              <w:top w:val="nil"/>
              <w:left w:val="nil"/>
              <w:bottom w:val="nil"/>
              <w:right w:val="nil"/>
            </w:tcBorders>
            <w:shd w:val="clear" w:color="auto" w:fill="auto"/>
            <w:noWrap/>
            <w:vAlign w:val="bottom"/>
            <w:hideMark/>
            <w:tcPrChange w:id="579"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0.42</w:t>
            </w:r>
          </w:p>
        </w:tc>
      </w:tr>
      <w:tr w:rsidR="00710C79" w:rsidRPr="00357F67" w:rsidTr="00BA1941">
        <w:tblPrEx>
          <w:tblW w:w="6960" w:type="dxa"/>
          <w:jc w:val="center"/>
          <w:tblInd w:w="93" w:type="dxa"/>
          <w:tblPrExChange w:id="580" w:author="Alexander Psaris" w:date="2014-01-08T10:48:00Z">
            <w:tblPrEx>
              <w:tblW w:w="6960" w:type="dxa"/>
              <w:jc w:val="center"/>
              <w:tblInd w:w="93" w:type="dxa"/>
            </w:tblPrEx>
          </w:tblPrExChange>
        </w:tblPrEx>
        <w:trPr>
          <w:trHeight w:val="300"/>
          <w:jc w:val="center"/>
          <w:trPrChange w:id="581" w:author="Alexander Psaris" w:date="2014-01-08T10:48: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582" w:author="Alexander Psaris" w:date="2014-01-08T10:48: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TN</w:t>
            </w:r>
          </w:p>
        </w:tc>
        <w:tc>
          <w:tcPr>
            <w:tcW w:w="780" w:type="dxa"/>
            <w:tcBorders>
              <w:top w:val="nil"/>
              <w:left w:val="nil"/>
              <w:bottom w:val="nil"/>
              <w:right w:val="nil"/>
            </w:tcBorders>
            <w:shd w:val="clear" w:color="auto" w:fill="auto"/>
            <w:noWrap/>
            <w:vAlign w:val="bottom"/>
            <w:hideMark/>
            <w:tcPrChange w:id="583"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0.51</w:t>
            </w:r>
          </w:p>
        </w:tc>
        <w:tc>
          <w:tcPr>
            <w:tcW w:w="1094" w:type="dxa"/>
            <w:tcBorders>
              <w:top w:val="nil"/>
              <w:left w:val="nil"/>
              <w:bottom w:val="nil"/>
              <w:right w:val="nil"/>
            </w:tcBorders>
            <w:shd w:val="clear" w:color="auto" w:fill="auto"/>
            <w:noWrap/>
            <w:vAlign w:val="bottom"/>
            <w:hideMark/>
            <w:tcPrChange w:id="584" w:author="Alexander Psaris" w:date="2014-01-08T10:48: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-24.4</w:t>
            </w:r>
          </w:p>
        </w:tc>
        <w:tc>
          <w:tcPr>
            <w:tcW w:w="780" w:type="dxa"/>
            <w:tcBorders>
              <w:top w:val="nil"/>
              <w:left w:val="nil"/>
              <w:bottom w:val="nil"/>
              <w:right w:val="single" w:sz="4" w:space="0" w:color="auto"/>
            </w:tcBorders>
            <w:shd w:val="clear" w:color="auto" w:fill="auto"/>
            <w:noWrap/>
            <w:vAlign w:val="bottom"/>
            <w:hideMark/>
            <w:tcPrChange w:id="585"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w:t>
            </w:r>
          </w:p>
        </w:tc>
        <w:tc>
          <w:tcPr>
            <w:tcW w:w="780" w:type="dxa"/>
            <w:tcBorders>
              <w:top w:val="nil"/>
              <w:left w:val="single" w:sz="4" w:space="0" w:color="auto"/>
              <w:bottom w:val="nil"/>
              <w:right w:val="nil"/>
            </w:tcBorders>
            <w:shd w:val="clear" w:color="auto" w:fill="auto"/>
            <w:noWrap/>
            <w:vAlign w:val="bottom"/>
            <w:hideMark/>
            <w:tcPrChange w:id="586"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0.57</w:t>
            </w:r>
          </w:p>
        </w:tc>
        <w:tc>
          <w:tcPr>
            <w:tcW w:w="1110" w:type="dxa"/>
            <w:tcBorders>
              <w:top w:val="nil"/>
              <w:left w:val="nil"/>
              <w:bottom w:val="nil"/>
              <w:right w:val="nil"/>
            </w:tcBorders>
            <w:shd w:val="clear" w:color="auto" w:fill="auto"/>
            <w:noWrap/>
            <w:vAlign w:val="bottom"/>
            <w:hideMark/>
            <w:tcPrChange w:id="587" w:author="Alexander Psaris" w:date="2014-01-08T10:48: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-20.7</w:t>
            </w:r>
          </w:p>
        </w:tc>
        <w:tc>
          <w:tcPr>
            <w:tcW w:w="780" w:type="dxa"/>
            <w:tcBorders>
              <w:top w:val="nil"/>
              <w:left w:val="nil"/>
              <w:bottom w:val="nil"/>
              <w:right w:val="nil"/>
            </w:tcBorders>
            <w:shd w:val="clear" w:color="auto" w:fill="auto"/>
            <w:noWrap/>
            <w:vAlign w:val="bottom"/>
            <w:hideMark/>
            <w:tcPrChange w:id="588"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0.73</w:t>
            </w:r>
          </w:p>
        </w:tc>
      </w:tr>
      <w:tr w:rsidR="00710C79" w:rsidRPr="00357F67" w:rsidTr="00BA1941">
        <w:tblPrEx>
          <w:tblW w:w="6960" w:type="dxa"/>
          <w:jc w:val="center"/>
          <w:tblInd w:w="93" w:type="dxa"/>
          <w:tblPrExChange w:id="589" w:author="Alexander Psaris" w:date="2014-01-08T10:48:00Z">
            <w:tblPrEx>
              <w:tblW w:w="6960" w:type="dxa"/>
              <w:jc w:val="center"/>
              <w:tblInd w:w="93" w:type="dxa"/>
            </w:tblPrEx>
          </w:tblPrExChange>
        </w:tblPrEx>
        <w:trPr>
          <w:trHeight w:val="300"/>
          <w:jc w:val="center"/>
          <w:trPrChange w:id="590" w:author="Alexander Psaris" w:date="2014-01-08T10:48:00Z">
            <w:trPr>
              <w:gridAfter w:val="0"/>
              <w:trHeight w:val="300"/>
              <w:jc w:val="center"/>
            </w:trPr>
          </w:trPrChange>
        </w:trPr>
        <w:tc>
          <w:tcPr>
            <w:tcW w:w="1636" w:type="dxa"/>
            <w:tcBorders>
              <w:top w:val="nil"/>
              <w:left w:val="nil"/>
              <w:bottom w:val="single" w:sz="4" w:space="0" w:color="auto"/>
              <w:right w:val="nil"/>
            </w:tcBorders>
            <w:shd w:val="clear" w:color="auto" w:fill="auto"/>
            <w:noWrap/>
            <w:vAlign w:val="bottom"/>
            <w:hideMark/>
            <w:tcPrChange w:id="591" w:author="Alexander Psaris" w:date="2014-01-08T10:48:00Z">
              <w:tcPr>
                <w:tcW w:w="1636" w:type="dxa"/>
                <w:gridSpan w:val="2"/>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TP</w:t>
            </w:r>
          </w:p>
        </w:tc>
        <w:tc>
          <w:tcPr>
            <w:tcW w:w="780" w:type="dxa"/>
            <w:tcBorders>
              <w:top w:val="nil"/>
              <w:left w:val="nil"/>
              <w:bottom w:val="single" w:sz="4" w:space="0" w:color="auto"/>
              <w:right w:val="nil"/>
            </w:tcBorders>
            <w:shd w:val="clear" w:color="auto" w:fill="auto"/>
            <w:noWrap/>
            <w:vAlign w:val="bottom"/>
            <w:hideMark/>
            <w:tcPrChange w:id="592"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0.54</w:t>
            </w:r>
          </w:p>
        </w:tc>
        <w:tc>
          <w:tcPr>
            <w:tcW w:w="1094" w:type="dxa"/>
            <w:tcBorders>
              <w:top w:val="nil"/>
              <w:left w:val="nil"/>
              <w:bottom w:val="single" w:sz="4" w:space="0" w:color="auto"/>
              <w:right w:val="nil"/>
            </w:tcBorders>
            <w:shd w:val="clear" w:color="auto" w:fill="auto"/>
            <w:noWrap/>
            <w:vAlign w:val="bottom"/>
            <w:hideMark/>
            <w:tcPrChange w:id="593" w:author="Alexander Psaris" w:date="2014-01-08T10:48:00Z">
              <w:tcPr>
                <w:tcW w:w="1094"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-1.2</w:t>
            </w:r>
          </w:p>
        </w:tc>
        <w:tc>
          <w:tcPr>
            <w:tcW w:w="780" w:type="dxa"/>
            <w:tcBorders>
              <w:top w:val="nil"/>
              <w:left w:val="nil"/>
              <w:bottom w:val="single" w:sz="4" w:space="0" w:color="auto"/>
              <w:right w:val="single" w:sz="4" w:space="0" w:color="auto"/>
            </w:tcBorders>
            <w:shd w:val="clear" w:color="auto" w:fill="auto"/>
            <w:noWrap/>
            <w:vAlign w:val="bottom"/>
            <w:hideMark/>
            <w:tcPrChange w:id="594"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0.68</w:t>
            </w:r>
          </w:p>
        </w:tc>
        <w:tc>
          <w:tcPr>
            <w:tcW w:w="780" w:type="dxa"/>
            <w:tcBorders>
              <w:top w:val="nil"/>
              <w:left w:val="single" w:sz="4" w:space="0" w:color="auto"/>
              <w:bottom w:val="single" w:sz="4" w:space="0" w:color="auto"/>
              <w:right w:val="nil"/>
            </w:tcBorders>
            <w:shd w:val="clear" w:color="auto" w:fill="auto"/>
            <w:noWrap/>
            <w:vAlign w:val="bottom"/>
            <w:hideMark/>
            <w:tcPrChange w:id="595"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0.72</w:t>
            </w:r>
          </w:p>
        </w:tc>
        <w:tc>
          <w:tcPr>
            <w:tcW w:w="1110" w:type="dxa"/>
            <w:tcBorders>
              <w:top w:val="nil"/>
              <w:left w:val="nil"/>
              <w:bottom w:val="single" w:sz="4" w:space="0" w:color="auto"/>
              <w:right w:val="nil"/>
            </w:tcBorders>
            <w:shd w:val="clear" w:color="auto" w:fill="auto"/>
            <w:noWrap/>
            <w:vAlign w:val="bottom"/>
            <w:hideMark/>
            <w:tcPrChange w:id="596" w:author="Alexander Psaris" w:date="2014-01-08T10:48:00Z">
              <w:tcPr>
                <w:tcW w:w="111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-25.8</w:t>
            </w:r>
          </w:p>
        </w:tc>
        <w:tc>
          <w:tcPr>
            <w:tcW w:w="780" w:type="dxa"/>
            <w:tcBorders>
              <w:top w:val="nil"/>
              <w:left w:val="nil"/>
              <w:bottom w:val="single" w:sz="4" w:space="0" w:color="auto"/>
              <w:right w:val="nil"/>
            </w:tcBorders>
            <w:shd w:val="clear" w:color="auto" w:fill="auto"/>
            <w:noWrap/>
            <w:vAlign w:val="bottom"/>
            <w:hideMark/>
            <w:tcPrChange w:id="597"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0.72</w:t>
            </w:r>
          </w:p>
        </w:tc>
      </w:tr>
      <w:tr w:rsidR="00710C79" w:rsidRPr="00357F67"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Fanno</w:t>
            </w:r>
          </w:p>
        </w:tc>
      </w:tr>
      <w:tr w:rsidR="00710C79" w:rsidRPr="00357F67" w:rsidTr="00BA1941">
        <w:tblPrEx>
          <w:tblW w:w="6960" w:type="dxa"/>
          <w:jc w:val="center"/>
          <w:tblInd w:w="93" w:type="dxa"/>
          <w:tblPrExChange w:id="598" w:author="Alexander Psaris" w:date="2014-01-08T10:48:00Z">
            <w:tblPrEx>
              <w:tblW w:w="6960" w:type="dxa"/>
              <w:jc w:val="center"/>
              <w:tblInd w:w="93" w:type="dxa"/>
            </w:tblPrEx>
          </w:tblPrExChange>
        </w:tblPrEx>
        <w:trPr>
          <w:trHeight w:val="300"/>
          <w:jc w:val="center"/>
          <w:trPrChange w:id="599" w:author="Alexander Psaris" w:date="2014-01-08T10:48: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600" w:author="Alexander Psaris" w:date="2014-01-08T10:48: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Flow</w:t>
            </w:r>
          </w:p>
        </w:tc>
        <w:tc>
          <w:tcPr>
            <w:tcW w:w="780" w:type="dxa"/>
            <w:tcBorders>
              <w:top w:val="nil"/>
              <w:left w:val="nil"/>
              <w:bottom w:val="nil"/>
              <w:right w:val="nil"/>
            </w:tcBorders>
            <w:shd w:val="clear" w:color="auto" w:fill="auto"/>
            <w:noWrap/>
            <w:vAlign w:val="bottom"/>
            <w:hideMark/>
            <w:tcPrChange w:id="601"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0.92</w:t>
            </w:r>
          </w:p>
        </w:tc>
        <w:tc>
          <w:tcPr>
            <w:tcW w:w="1094" w:type="dxa"/>
            <w:tcBorders>
              <w:top w:val="nil"/>
              <w:left w:val="nil"/>
              <w:bottom w:val="nil"/>
              <w:right w:val="nil"/>
            </w:tcBorders>
            <w:shd w:val="clear" w:color="auto" w:fill="auto"/>
            <w:noWrap/>
            <w:vAlign w:val="bottom"/>
            <w:hideMark/>
            <w:tcPrChange w:id="602" w:author="Alexander Psaris" w:date="2014-01-08T10:48: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w:t>
            </w:r>
          </w:p>
        </w:tc>
        <w:tc>
          <w:tcPr>
            <w:tcW w:w="780" w:type="dxa"/>
            <w:tcBorders>
              <w:top w:val="nil"/>
              <w:left w:val="nil"/>
              <w:bottom w:val="nil"/>
              <w:right w:val="single" w:sz="4" w:space="0" w:color="auto"/>
            </w:tcBorders>
            <w:shd w:val="clear" w:color="auto" w:fill="auto"/>
            <w:noWrap/>
            <w:vAlign w:val="bottom"/>
            <w:hideMark/>
            <w:tcPrChange w:id="603"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0.28</w:t>
            </w:r>
          </w:p>
        </w:tc>
        <w:tc>
          <w:tcPr>
            <w:tcW w:w="780" w:type="dxa"/>
            <w:tcBorders>
              <w:top w:val="nil"/>
              <w:left w:val="single" w:sz="4" w:space="0" w:color="auto"/>
              <w:bottom w:val="nil"/>
              <w:right w:val="nil"/>
            </w:tcBorders>
            <w:shd w:val="clear" w:color="auto" w:fill="auto"/>
            <w:noWrap/>
            <w:vAlign w:val="bottom"/>
            <w:hideMark/>
            <w:tcPrChange w:id="604"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w:t>
            </w:r>
          </w:p>
        </w:tc>
        <w:tc>
          <w:tcPr>
            <w:tcW w:w="1110" w:type="dxa"/>
            <w:tcBorders>
              <w:top w:val="nil"/>
              <w:left w:val="nil"/>
              <w:bottom w:val="nil"/>
              <w:right w:val="nil"/>
            </w:tcBorders>
            <w:shd w:val="clear" w:color="auto" w:fill="auto"/>
            <w:noWrap/>
            <w:vAlign w:val="bottom"/>
            <w:hideMark/>
            <w:tcPrChange w:id="605" w:author="Alexander Psaris" w:date="2014-01-08T10:48: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-1.7</w:t>
            </w:r>
          </w:p>
        </w:tc>
        <w:tc>
          <w:tcPr>
            <w:tcW w:w="780" w:type="dxa"/>
            <w:tcBorders>
              <w:top w:val="nil"/>
              <w:left w:val="nil"/>
              <w:bottom w:val="nil"/>
              <w:right w:val="nil"/>
            </w:tcBorders>
            <w:shd w:val="clear" w:color="auto" w:fill="auto"/>
            <w:noWrap/>
            <w:vAlign w:val="bottom"/>
            <w:hideMark/>
            <w:tcPrChange w:id="606"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0.31</w:t>
            </w:r>
          </w:p>
        </w:tc>
      </w:tr>
      <w:tr w:rsidR="00710C79" w:rsidRPr="00357F67" w:rsidTr="00BA1941">
        <w:tblPrEx>
          <w:tblW w:w="6960" w:type="dxa"/>
          <w:jc w:val="center"/>
          <w:tblInd w:w="93" w:type="dxa"/>
          <w:tblPrExChange w:id="607" w:author="Alexander Psaris" w:date="2014-01-08T10:48:00Z">
            <w:tblPrEx>
              <w:tblW w:w="6960" w:type="dxa"/>
              <w:jc w:val="center"/>
              <w:tblInd w:w="93" w:type="dxa"/>
            </w:tblPrEx>
          </w:tblPrExChange>
        </w:tblPrEx>
        <w:trPr>
          <w:trHeight w:val="300"/>
          <w:jc w:val="center"/>
          <w:trPrChange w:id="608" w:author="Alexander Psaris" w:date="2014-01-08T10:48: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609" w:author="Alexander Psaris" w:date="2014-01-08T10:48: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Sediment</w:t>
            </w:r>
          </w:p>
        </w:tc>
        <w:tc>
          <w:tcPr>
            <w:tcW w:w="780" w:type="dxa"/>
            <w:tcBorders>
              <w:top w:val="nil"/>
              <w:left w:val="nil"/>
              <w:bottom w:val="nil"/>
              <w:right w:val="nil"/>
            </w:tcBorders>
            <w:shd w:val="clear" w:color="auto" w:fill="auto"/>
            <w:noWrap/>
            <w:vAlign w:val="bottom"/>
            <w:hideMark/>
            <w:tcPrChange w:id="610"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0.17</w:t>
            </w:r>
          </w:p>
        </w:tc>
        <w:tc>
          <w:tcPr>
            <w:tcW w:w="1094" w:type="dxa"/>
            <w:tcBorders>
              <w:top w:val="nil"/>
              <w:left w:val="nil"/>
              <w:bottom w:val="nil"/>
              <w:right w:val="nil"/>
            </w:tcBorders>
            <w:shd w:val="clear" w:color="auto" w:fill="auto"/>
            <w:noWrap/>
            <w:vAlign w:val="bottom"/>
            <w:hideMark/>
            <w:tcPrChange w:id="611" w:author="Alexander Psaris" w:date="2014-01-08T10:48: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57.4</w:t>
            </w:r>
          </w:p>
        </w:tc>
        <w:tc>
          <w:tcPr>
            <w:tcW w:w="780" w:type="dxa"/>
            <w:tcBorders>
              <w:top w:val="nil"/>
              <w:left w:val="nil"/>
              <w:bottom w:val="nil"/>
              <w:right w:val="single" w:sz="4" w:space="0" w:color="auto"/>
            </w:tcBorders>
            <w:shd w:val="clear" w:color="auto" w:fill="auto"/>
            <w:noWrap/>
            <w:vAlign w:val="bottom"/>
            <w:hideMark/>
            <w:tcPrChange w:id="612"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0.91</w:t>
            </w:r>
          </w:p>
        </w:tc>
        <w:tc>
          <w:tcPr>
            <w:tcW w:w="780" w:type="dxa"/>
            <w:tcBorders>
              <w:top w:val="nil"/>
              <w:left w:val="single" w:sz="4" w:space="0" w:color="auto"/>
              <w:bottom w:val="nil"/>
              <w:right w:val="nil"/>
            </w:tcBorders>
            <w:shd w:val="clear" w:color="auto" w:fill="auto"/>
            <w:noWrap/>
            <w:vAlign w:val="bottom"/>
            <w:hideMark/>
            <w:tcPrChange w:id="613"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0.08</w:t>
            </w:r>
          </w:p>
        </w:tc>
        <w:tc>
          <w:tcPr>
            <w:tcW w:w="1110" w:type="dxa"/>
            <w:tcBorders>
              <w:top w:val="nil"/>
              <w:left w:val="nil"/>
              <w:bottom w:val="nil"/>
              <w:right w:val="nil"/>
            </w:tcBorders>
            <w:shd w:val="clear" w:color="auto" w:fill="auto"/>
            <w:noWrap/>
            <w:vAlign w:val="bottom"/>
            <w:hideMark/>
            <w:tcPrChange w:id="614" w:author="Alexander Psaris" w:date="2014-01-08T10:48: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61.6</w:t>
            </w:r>
          </w:p>
        </w:tc>
        <w:tc>
          <w:tcPr>
            <w:tcW w:w="780" w:type="dxa"/>
            <w:tcBorders>
              <w:top w:val="nil"/>
              <w:left w:val="nil"/>
              <w:bottom w:val="nil"/>
              <w:right w:val="nil"/>
            </w:tcBorders>
            <w:shd w:val="clear" w:color="auto" w:fill="auto"/>
            <w:noWrap/>
            <w:vAlign w:val="bottom"/>
            <w:hideMark/>
            <w:tcPrChange w:id="615"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0.96</w:t>
            </w:r>
          </w:p>
        </w:tc>
      </w:tr>
      <w:tr w:rsidR="00710C79" w:rsidRPr="00357F67" w:rsidTr="00BA1941">
        <w:tblPrEx>
          <w:tblW w:w="6960" w:type="dxa"/>
          <w:jc w:val="center"/>
          <w:tblInd w:w="93" w:type="dxa"/>
          <w:tblPrExChange w:id="616" w:author="Alexander Psaris" w:date="2014-01-08T10:48:00Z">
            <w:tblPrEx>
              <w:tblW w:w="6960" w:type="dxa"/>
              <w:jc w:val="center"/>
              <w:tblInd w:w="93" w:type="dxa"/>
            </w:tblPrEx>
          </w:tblPrExChange>
        </w:tblPrEx>
        <w:trPr>
          <w:trHeight w:val="300"/>
          <w:jc w:val="center"/>
          <w:trPrChange w:id="617" w:author="Alexander Psaris" w:date="2014-01-08T10:48: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618" w:author="Alexander Psaris" w:date="2014-01-08T10:48: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TN</w:t>
            </w:r>
          </w:p>
        </w:tc>
        <w:tc>
          <w:tcPr>
            <w:tcW w:w="780" w:type="dxa"/>
            <w:tcBorders>
              <w:top w:val="nil"/>
              <w:left w:val="nil"/>
              <w:bottom w:val="nil"/>
              <w:right w:val="nil"/>
            </w:tcBorders>
            <w:shd w:val="clear" w:color="auto" w:fill="auto"/>
            <w:noWrap/>
            <w:vAlign w:val="bottom"/>
            <w:hideMark/>
            <w:tcPrChange w:id="619"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0.24</w:t>
            </w:r>
          </w:p>
        </w:tc>
        <w:tc>
          <w:tcPr>
            <w:tcW w:w="1094" w:type="dxa"/>
            <w:tcBorders>
              <w:top w:val="nil"/>
              <w:left w:val="nil"/>
              <w:bottom w:val="nil"/>
              <w:right w:val="nil"/>
            </w:tcBorders>
            <w:shd w:val="clear" w:color="auto" w:fill="auto"/>
            <w:noWrap/>
            <w:vAlign w:val="bottom"/>
            <w:hideMark/>
            <w:tcPrChange w:id="620" w:author="Alexander Psaris" w:date="2014-01-08T10:48: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34</w:t>
            </w:r>
          </w:p>
        </w:tc>
        <w:tc>
          <w:tcPr>
            <w:tcW w:w="780" w:type="dxa"/>
            <w:tcBorders>
              <w:top w:val="nil"/>
              <w:left w:val="nil"/>
              <w:bottom w:val="nil"/>
              <w:right w:val="single" w:sz="4" w:space="0" w:color="auto"/>
            </w:tcBorders>
            <w:shd w:val="clear" w:color="auto" w:fill="auto"/>
            <w:noWrap/>
            <w:vAlign w:val="bottom"/>
            <w:hideMark/>
            <w:tcPrChange w:id="621"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0.87</w:t>
            </w:r>
          </w:p>
        </w:tc>
        <w:tc>
          <w:tcPr>
            <w:tcW w:w="780" w:type="dxa"/>
            <w:tcBorders>
              <w:top w:val="nil"/>
              <w:left w:val="single" w:sz="4" w:space="0" w:color="auto"/>
              <w:bottom w:val="nil"/>
              <w:right w:val="nil"/>
            </w:tcBorders>
            <w:shd w:val="clear" w:color="auto" w:fill="auto"/>
            <w:noWrap/>
            <w:vAlign w:val="bottom"/>
            <w:hideMark/>
            <w:tcPrChange w:id="622"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0.14</w:t>
            </w:r>
          </w:p>
        </w:tc>
        <w:tc>
          <w:tcPr>
            <w:tcW w:w="1110" w:type="dxa"/>
            <w:tcBorders>
              <w:top w:val="nil"/>
              <w:left w:val="nil"/>
              <w:bottom w:val="nil"/>
              <w:right w:val="nil"/>
            </w:tcBorders>
            <w:shd w:val="clear" w:color="auto" w:fill="auto"/>
            <w:noWrap/>
            <w:vAlign w:val="bottom"/>
            <w:hideMark/>
            <w:tcPrChange w:id="623" w:author="Alexander Psaris" w:date="2014-01-08T10:48: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30.9</w:t>
            </w:r>
          </w:p>
        </w:tc>
        <w:tc>
          <w:tcPr>
            <w:tcW w:w="780" w:type="dxa"/>
            <w:tcBorders>
              <w:top w:val="nil"/>
              <w:left w:val="nil"/>
              <w:bottom w:val="nil"/>
              <w:right w:val="nil"/>
            </w:tcBorders>
            <w:shd w:val="clear" w:color="auto" w:fill="auto"/>
            <w:noWrap/>
            <w:vAlign w:val="bottom"/>
            <w:hideMark/>
            <w:tcPrChange w:id="624"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0.93</w:t>
            </w:r>
          </w:p>
        </w:tc>
      </w:tr>
      <w:tr w:rsidR="00710C79" w:rsidRPr="00357F67" w:rsidTr="00BA1941">
        <w:tblPrEx>
          <w:tblW w:w="6960" w:type="dxa"/>
          <w:jc w:val="center"/>
          <w:tblInd w:w="93" w:type="dxa"/>
          <w:tblPrExChange w:id="625" w:author="Alexander Psaris" w:date="2014-01-08T10:48:00Z">
            <w:tblPrEx>
              <w:tblW w:w="6960" w:type="dxa"/>
              <w:jc w:val="center"/>
              <w:tblInd w:w="93" w:type="dxa"/>
            </w:tblPrEx>
          </w:tblPrExChange>
        </w:tblPrEx>
        <w:trPr>
          <w:trHeight w:val="300"/>
          <w:jc w:val="center"/>
          <w:trPrChange w:id="626" w:author="Alexander Psaris" w:date="2014-01-08T10:48:00Z">
            <w:trPr>
              <w:gridAfter w:val="0"/>
              <w:trHeight w:val="300"/>
              <w:jc w:val="center"/>
            </w:trPr>
          </w:trPrChange>
        </w:trPr>
        <w:tc>
          <w:tcPr>
            <w:tcW w:w="1636" w:type="dxa"/>
            <w:tcBorders>
              <w:top w:val="nil"/>
              <w:left w:val="nil"/>
              <w:bottom w:val="single" w:sz="4" w:space="0" w:color="auto"/>
              <w:right w:val="nil"/>
            </w:tcBorders>
            <w:shd w:val="clear" w:color="auto" w:fill="auto"/>
            <w:noWrap/>
            <w:vAlign w:val="bottom"/>
            <w:hideMark/>
            <w:tcPrChange w:id="627" w:author="Alexander Psaris" w:date="2014-01-08T10:48:00Z">
              <w:tcPr>
                <w:tcW w:w="1636" w:type="dxa"/>
                <w:gridSpan w:val="2"/>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TP</w:t>
            </w:r>
          </w:p>
        </w:tc>
        <w:tc>
          <w:tcPr>
            <w:tcW w:w="780" w:type="dxa"/>
            <w:tcBorders>
              <w:top w:val="nil"/>
              <w:left w:val="nil"/>
              <w:bottom w:val="single" w:sz="4" w:space="0" w:color="auto"/>
              <w:right w:val="nil"/>
            </w:tcBorders>
            <w:shd w:val="clear" w:color="auto" w:fill="auto"/>
            <w:noWrap/>
            <w:vAlign w:val="bottom"/>
            <w:hideMark/>
            <w:tcPrChange w:id="628"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0.32</w:t>
            </w:r>
          </w:p>
        </w:tc>
        <w:tc>
          <w:tcPr>
            <w:tcW w:w="1094" w:type="dxa"/>
            <w:tcBorders>
              <w:top w:val="nil"/>
              <w:left w:val="nil"/>
              <w:bottom w:val="single" w:sz="4" w:space="0" w:color="auto"/>
              <w:right w:val="nil"/>
            </w:tcBorders>
            <w:shd w:val="clear" w:color="auto" w:fill="auto"/>
            <w:noWrap/>
            <w:vAlign w:val="bottom"/>
            <w:hideMark/>
            <w:tcPrChange w:id="629" w:author="Alexander Psaris" w:date="2014-01-08T10:48:00Z">
              <w:tcPr>
                <w:tcW w:w="1094"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55</w:t>
            </w:r>
          </w:p>
        </w:tc>
        <w:tc>
          <w:tcPr>
            <w:tcW w:w="780" w:type="dxa"/>
            <w:tcBorders>
              <w:top w:val="nil"/>
              <w:left w:val="nil"/>
              <w:bottom w:val="single" w:sz="4" w:space="0" w:color="auto"/>
              <w:right w:val="single" w:sz="4" w:space="0" w:color="auto"/>
            </w:tcBorders>
            <w:shd w:val="clear" w:color="auto" w:fill="auto"/>
            <w:noWrap/>
            <w:vAlign w:val="bottom"/>
            <w:hideMark/>
            <w:tcPrChange w:id="630"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0.82</w:t>
            </w:r>
          </w:p>
        </w:tc>
        <w:tc>
          <w:tcPr>
            <w:tcW w:w="780" w:type="dxa"/>
            <w:tcBorders>
              <w:top w:val="nil"/>
              <w:left w:val="single" w:sz="4" w:space="0" w:color="auto"/>
              <w:bottom w:val="single" w:sz="4" w:space="0" w:color="auto"/>
              <w:right w:val="nil"/>
            </w:tcBorders>
            <w:shd w:val="clear" w:color="auto" w:fill="auto"/>
            <w:noWrap/>
            <w:vAlign w:val="bottom"/>
            <w:hideMark/>
            <w:tcPrChange w:id="631"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0.32</w:t>
            </w:r>
          </w:p>
        </w:tc>
        <w:tc>
          <w:tcPr>
            <w:tcW w:w="1110" w:type="dxa"/>
            <w:tcBorders>
              <w:top w:val="nil"/>
              <w:left w:val="nil"/>
              <w:bottom w:val="single" w:sz="4" w:space="0" w:color="auto"/>
              <w:right w:val="nil"/>
            </w:tcBorders>
            <w:shd w:val="clear" w:color="auto" w:fill="auto"/>
            <w:noWrap/>
            <w:vAlign w:val="bottom"/>
            <w:hideMark/>
            <w:tcPrChange w:id="632" w:author="Alexander Psaris" w:date="2014-01-08T10:48:00Z">
              <w:tcPr>
                <w:tcW w:w="111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53.7</w:t>
            </w:r>
          </w:p>
        </w:tc>
        <w:tc>
          <w:tcPr>
            <w:tcW w:w="780" w:type="dxa"/>
            <w:tcBorders>
              <w:top w:val="nil"/>
              <w:left w:val="nil"/>
              <w:bottom w:val="single" w:sz="4" w:space="0" w:color="auto"/>
              <w:right w:val="nil"/>
            </w:tcBorders>
            <w:shd w:val="clear" w:color="auto" w:fill="auto"/>
            <w:noWrap/>
            <w:vAlign w:val="bottom"/>
            <w:hideMark/>
            <w:tcPrChange w:id="633"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0.82</w:t>
            </w:r>
          </w:p>
        </w:tc>
      </w:tr>
      <w:tr w:rsidR="00710C79" w:rsidRPr="00357F67"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West Linn</w:t>
            </w:r>
          </w:p>
        </w:tc>
      </w:tr>
      <w:tr w:rsidR="00710C79" w:rsidRPr="00357F67" w:rsidTr="00BA1941">
        <w:tblPrEx>
          <w:tblW w:w="6960" w:type="dxa"/>
          <w:jc w:val="center"/>
          <w:tblInd w:w="93" w:type="dxa"/>
          <w:tblPrExChange w:id="634" w:author="Alexander Psaris" w:date="2014-01-08T10:48:00Z">
            <w:tblPrEx>
              <w:tblW w:w="6960" w:type="dxa"/>
              <w:jc w:val="center"/>
              <w:tblInd w:w="93" w:type="dxa"/>
            </w:tblPrEx>
          </w:tblPrExChange>
        </w:tblPrEx>
        <w:trPr>
          <w:trHeight w:val="300"/>
          <w:jc w:val="center"/>
          <w:trPrChange w:id="635" w:author="Alexander Psaris" w:date="2014-01-08T10:48: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636" w:author="Alexander Psaris" w:date="2014-01-08T10:48: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Flow</w:t>
            </w:r>
          </w:p>
        </w:tc>
        <w:tc>
          <w:tcPr>
            <w:tcW w:w="780" w:type="dxa"/>
            <w:tcBorders>
              <w:top w:val="nil"/>
              <w:left w:val="nil"/>
              <w:bottom w:val="nil"/>
              <w:right w:val="nil"/>
            </w:tcBorders>
            <w:shd w:val="clear" w:color="auto" w:fill="auto"/>
            <w:noWrap/>
            <w:vAlign w:val="bottom"/>
            <w:hideMark/>
            <w:tcPrChange w:id="637"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0.93</w:t>
            </w:r>
          </w:p>
        </w:tc>
        <w:tc>
          <w:tcPr>
            <w:tcW w:w="1094" w:type="dxa"/>
            <w:tcBorders>
              <w:top w:val="nil"/>
              <w:left w:val="nil"/>
              <w:bottom w:val="nil"/>
              <w:right w:val="nil"/>
            </w:tcBorders>
            <w:shd w:val="clear" w:color="auto" w:fill="auto"/>
            <w:noWrap/>
            <w:vAlign w:val="bottom"/>
            <w:hideMark/>
            <w:tcPrChange w:id="638" w:author="Alexander Psaris" w:date="2014-01-08T10:48: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-11</w:t>
            </w:r>
          </w:p>
        </w:tc>
        <w:tc>
          <w:tcPr>
            <w:tcW w:w="780" w:type="dxa"/>
            <w:tcBorders>
              <w:top w:val="nil"/>
              <w:left w:val="nil"/>
              <w:bottom w:val="nil"/>
              <w:right w:val="single" w:sz="4" w:space="0" w:color="auto"/>
            </w:tcBorders>
            <w:shd w:val="clear" w:color="auto" w:fill="auto"/>
            <w:noWrap/>
            <w:vAlign w:val="bottom"/>
            <w:hideMark/>
            <w:tcPrChange w:id="639"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0.27</w:t>
            </w:r>
          </w:p>
        </w:tc>
        <w:tc>
          <w:tcPr>
            <w:tcW w:w="780" w:type="dxa"/>
            <w:tcBorders>
              <w:top w:val="nil"/>
              <w:left w:val="single" w:sz="4" w:space="0" w:color="auto"/>
              <w:bottom w:val="nil"/>
              <w:right w:val="nil"/>
            </w:tcBorders>
            <w:shd w:val="clear" w:color="auto" w:fill="auto"/>
            <w:noWrap/>
            <w:vAlign w:val="bottom"/>
            <w:hideMark/>
            <w:tcPrChange w:id="640"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0.94</w:t>
            </w:r>
          </w:p>
        </w:tc>
        <w:tc>
          <w:tcPr>
            <w:tcW w:w="1110" w:type="dxa"/>
            <w:tcBorders>
              <w:top w:val="nil"/>
              <w:left w:val="nil"/>
              <w:bottom w:val="nil"/>
              <w:right w:val="nil"/>
            </w:tcBorders>
            <w:shd w:val="clear" w:color="auto" w:fill="auto"/>
            <w:noWrap/>
            <w:vAlign w:val="bottom"/>
            <w:hideMark/>
            <w:tcPrChange w:id="641" w:author="Alexander Psaris" w:date="2014-01-08T10:48: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-9.5</w:t>
            </w:r>
          </w:p>
        </w:tc>
        <w:tc>
          <w:tcPr>
            <w:tcW w:w="780" w:type="dxa"/>
            <w:tcBorders>
              <w:top w:val="nil"/>
              <w:left w:val="nil"/>
              <w:bottom w:val="nil"/>
              <w:right w:val="nil"/>
            </w:tcBorders>
            <w:shd w:val="clear" w:color="auto" w:fill="auto"/>
            <w:noWrap/>
            <w:vAlign w:val="bottom"/>
            <w:hideMark/>
            <w:tcPrChange w:id="642"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0.25</w:t>
            </w:r>
          </w:p>
        </w:tc>
      </w:tr>
      <w:tr w:rsidR="00710C79" w:rsidRPr="00357F67" w:rsidTr="00BA1941">
        <w:tblPrEx>
          <w:tblW w:w="6960" w:type="dxa"/>
          <w:jc w:val="center"/>
          <w:tblInd w:w="93" w:type="dxa"/>
          <w:tblPrExChange w:id="643" w:author="Alexander Psaris" w:date="2014-01-08T10:48:00Z">
            <w:tblPrEx>
              <w:tblW w:w="6960" w:type="dxa"/>
              <w:jc w:val="center"/>
              <w:tblInd w:w="93" w:type="dxa"/>
            </w:tblPrEx>
          </w:tblPrExChange>
        </w:tblPrEx>
        <w:trPr>
          <w:trHeight w:val="300"/>
          <w:jc w:val="center"/>
          <w:trPrChange w:id="644" w:author="Alexander Psaris" w:date="2014-01-08T10:48: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645" w:author="Alexander Psaris" w:date="2014-01-08T10:48: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Sediment</w:t>
            </w:r>
          </w:p>
        </w:tc>
        <w:tc>
          <w:tcPr>
            <w:tcW w:w="780" w:type="dxa"/>
            <w:tcBorders>
              <w:top w:val="nil"/>
              <w:left w:val="nil"/>
              <w:bottom w:val="nil"/>
              <w:right w:val="nil"/>
            </w:tcBorders>
            <w:shd w:val="clear" w:color="auto" w:fill="auto"/>
            <w:noWrap/>
            <w:vAlign w:val="bottom"/>
            <w:hideMark/>
            <w:tcPrChange w:id="646"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0.63</w:t>
            </w:r>
          </w:p>
        </w:tc>
        <w:tc>
          <w:tcPr>
            <w:tcW w:w="1094" w:type="dxa"/>
            <w:tcBorders>
              <w:top w:val="nil"/>
              <w:left w:val="nil"/>
              <w:bottom w:val="nil"/>
              <w:right w:val="nil"/>
            </w:tcBorders>
            <w:shd w:val="clear" w:color="auto" w:fill="auto"/>
            <w:noWrap/>
            <w:vAlign w:val="bottom"/>
            <w:hideMark/>
            <w:tcPrChange w:id="647" w:author="Alexander Psaris" w:date="2014-01-08T10:48: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-52.2</w:t>
            </w:r>
          </w:p>
        </w:tc>
        <w:tc>
          <w:tcPr>
            <w:tcW w:w="780" w:type="dxa"/>
            <w:tcBorders>
              <w:top w:val="nil"/>
              <w:left w:val="nil"/>
              <w:bottom w:val="nil"/>
              <w:right w:val="single" w:sz="4" w:space="0" w:color="auto"/>
            </w:tcBorders>
            <w:shd w:val="clear" w:color="auto" w:fill="auto"/>
            <w:noWrap/>
            <w:vAlign w:val="bottom"/>
            <w:hideMark/>
            <w:tcPrChange w:id="648"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0.61</w:t>
            </w:r>
          </w:p>
        </w:tc>
        <w:tc>
          <w:tcPr>
            <w:tcW w:w="780" w:type="dxa"/>
            <w:tcBorders>
              <w:top w:val="nil"/>
              <w:left w:val="single" w:sz="4" w:space="0" w:color="auto"/>
              <w:bottom w:val="nil"/>
              <w:right w:val="nil"/>
            </w:tcBorders>
            <w:shd w:val="clear" w:color="auto" w:fill="auto"/>
            <w:noWrap/>
            <w:vAlign w:val="bottom"/>
            <w:hideMark/>
            <w:tcPrChange w:id="649"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0.29</w:t>
            </w:r>
          </w:p>
        </w:tc>
        <w:tc>
          <w:tcPr>
            <w:tcW w:w="1110" w:type="dxa"/>
            <w:tcBorders>
              <w:top w:val="nil"/>
              <w:left w:val="nil"/>
              <w:bottom w:val="nil"/>
              <w:right w:val="nil"/>
            </w:tcBorders>
            <w:shd w:val="clear" w:color="auto" w:fill="auto"/>
            <w:noWrap/>
            <w:vAlign w:val="bottom"/>
            <w:hideMark/>
            <w:tcPrChange w:id="650" w:author="Alexander Psaris" w:date="2014-01-08T10:48: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-118.6</w:t>
            </w:r>
          </w:p>
        </w:tc>
        <w:tc>
          <w:tcPr>
            <w:tcW w:w="780" w:type="dxa"/>
            <w:tcBorders>
              <w:top w:val="nil"/>
              <w:left w:val="nil"/>
              <w:bottom w:val="nil"/>
              <w:right w:val="nil"/>
            </w:tcBorders>
            <w:shd w:val="clear" w:color="auto" w:fill="auto"/>
            <w:noWrap/>
            <w:vAlign w:val="bottom"/>
            <w:hideMark/>
            <w:tcPrChange w:id="651"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0.84</w:t>
            </w:r>
          </w:p>
        </w:tc>
      </w:tr>
      <w:tr w:rsidR="00710C79" w:rsidRPr="00357F67" w:rsidTr="00BA1941">
        <w:tblPrEx>
          <w:tblW w:w="6960" w:type="dxa"/>
          <w:jc w:val="center"/>
          <w:tblInd w:w="93" w:type="dxa"/>
          <w:tblPrExChange w:id="652" w:author="Alexander Psaris" w:date="2014-01-08T10:48:00Z">
            <w:tblPrEx>
              <w:tblW w:w="6960" w:type="dxa"/>
              <w:jc w:val="center"/>
              <w:tblInd w:w="93" w:type="dxa"/>
            </w:tblPrEx>
          </w:tblPrExChange>
        </w:tblPrEx>
        <w:trPr>
          <w:trHeight w:val="300"/>
          <w:jc w:val="center"/>
          <w:trPrChange w:id="653" w:author="Alexander Psaris" w:date="2014-01-08T10:48:00Z">
            <w:trPr>
              <w:gridAfter w:val="0"/>
              <w:trHeight w:val="300"/>
              <w:jc w:val="center"/>
            </w:trPr>
          </w:trPrChange>
        </w:trPr>
        <w:tc>
          <w:tcPr>
            <w:tcW w:w="1636" w:type="dxa"/>
            <w:tcBorders>
              <w:top w:val="nil"/>
              <w:left w:val="nil"/>
              <w:bottom w:val="nil"/>
              <w:right w:val="nil"/>
            </w:tcBorders>
            <w:shd w:val="clear" w:color="auto" w:fill="auto"/>
            <w:noWrap/>
            <w:vAlign w:val="bottom"/>
            <w:hideMark/>
            <w:tcPrChange w:id="654" w:author="Alexander Psaris" w:date="2014-01-08T10:48:00Z">
              <w:tcPr>
                <w:tcW w:w="1636" w:type="dxa"/>
                <w:gridSpan w:val="2"/>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TN</w:t>
            </w:r>
          </w:p>
        </w:tc>
        <w:tc>
          <w:tcPr>
            <w:tcW w:w="780" w:type="dxa"/>
            <w:tcBorders>
              <w:top w:val="nil"/>
              <w:left w:val="nil"/>
              <w:bottom w:val="nil"/>
              <w:right w:val="nil"/>
            </w:tcBorders>
            <w:shd w:val="clear" w:color="auto" w:fill="auto"/>
            <w:noWrap/>
            <w:vAlign w:val="bottom"/>
            <w:hideMark/>
            <w:tcPrChange w:id="655"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w:t>
            </w:r>
          </w:p>
        </w:tc>
        <w:tc>
          <w:tcPr>
            <w:tcW w:w="1094" w:type="dxa"/>
            <w:tcBorders>
              <w:top w:val="nil"/>
              <w:left w:val="nil"/>
              <w:bottom w:val="nil"/>
              <w:right w:val="nil"/>
            </w:tcBorders>
            <w:shd w:val="clear" w:color="auto" w:fill="auto"/>
            <w:noWrap/>
            <w:vAlign w:val="bottom"/>
            <w:hideMark/>
            <w:tcPrChange w:id="656" w:author="Alexander Psaris" w:date="2014-01-08T10:48:00Z">
              <w:tcPr>
                <w:tcW w:w="1094"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33</w:t>
            </w:r>
          </w:p>
        </w:tc>
        <w:tc>
          <w:tcPr>
            <w:tcW w:w="780" w:type="dxa"/>
            <w:tcBorders>
              <w:top w:val="nil"/>
              <w:left w:val="nil"/>
              <w:bottom w:val="nil"/>
              <w:right w:val="single" w:sz="4" w:space="0" w:color="auto"/>
            </w:tcBorders>
            <w:shd w:val="clear" w:color="auto" w:fill="auto"/>
            <w:noWrap/>
            <w:vAlign w:val="bottom"/>
            <w:hideMark/>
            <w:tcPrChange w:id="657"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0.63</w:t>
            </w:r>
          </w:p>
        </w:tc>
        <w:tc>
          <w:tcPr>
            <w:tcW w:w="780" w:type="dxa"/>
            <w:tcBorders>
              <w:top w:val="nil"/>
              <w:left w:val="single" w:sz="4" w:space="0" w:color="auto"/>
              <w:bottom w:val="nil"/>
              <w:right w:val="nil"/>
            </w:tcBorders>
            <w:shd w:val="clear" w:color="auto" w:fill="auto"/>
            <w:noWrap/>
            <w:vAlign w:val="bottom"/>
            <w:hideMark/>
            <w:tcPrChange w:id="658"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0.67</w:t>
            </w:r>
          </w:p>
        </w:tc>
        <w:tc>
          <w:tcPr>
            <w:tcW w:w="1110" w:type="dxa"/>
            <w:tcBorders>
              <w:top w:val="nil"/>
              <w:left w:val="nil"/>
              <w:bottom w:val="nil"/>
              <w:right w:val="nil"/>
            </w:tcBorders>
            <w:shd w:val="clear" w:color="auto" w:fill="auto"/>
            <w:noWrap/>
            <w:vAlign w:val="bottom"/>
            <w:hideMark/>
            <w:tcPrChange w:id="659" w:author="Alexander Psaris" w:date="2014-01-08T10:48:00Z">
              <w:tcPr>
                <w:tcW w:w="111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-3.6</w:t>
            </w:r>
          </w:p>
        </w:tc>
        <w:tc>
          <w:tcPr>
            <w:tcW w:w="780" w:type="dxa"/>
            <w:tcBorders>
              <w:top w:val="nil"/>
              <w:left w:val="nil"/>
              <w:bottom w:val="nil"/>
              <w:right w:val="nil"/>
            </w:tcBorders>
            <w:shd w:val="clear" w:color="auto" w:fill="auto"/>
            <w:noWrap/>
            <w:vAlign w:val="bottom"/>
            <w:hideMark/>
            <w:tcPrChange w:id="660" w:author="Alexander Psaris" w:date="2014-01-08T10:48:00Z">
              <w:tcPr>
                <w:tcW w:w="780" w:type="dxa"/>
                <w:tcBorders>
                  <w:top w:val="nil"/>
                  <w:left w:val="nil"/>
                  <w:bottom w:val="nil"/>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0.57</w:t>
            </w:r>
          </w:p>
        </w:tc>
      </w:tr>
      <w:tr w:rsidR="00710C79" w:rsidRPr="00357F67" w:rsidTr="00BA1941">
        <w:tblPrEx>
          <w:tblW w:w="6960" w:type="dxa"/>
          <w:jc w:val="center"/>
          <w:tblInd w:w="93" w:type="dxa"/>
          <w:tblPrExChange w:id="661" w:author="Alexander Psaris" w:date="2014-01-08T10:48:00Z">
            <w:tblPrEx>
              <w:tblW w:w="6960" w:type="dxa"/>
              <w:jc w:val="center"/>
              <w:tblInd w:w="93" w:type="dxa"/>
            </w:tblPrEx>
          </w:tblPrExChange>
        </w:tblPrEx>
        <w:trPr>
          <w:trHeight w:val="300"/>
          <w:jc w:val="center"/>
          <w:trPrChange w:id="662" w:author="Alexander Psaris" w:date="2014-01-08T10:48:00Z">
            <w:trPr>
              <w:gridAfter w:val="0"/>
              <w:trHeight w:val="300"/>
              <w:jc w:val="center"/>
            </w:trPr>
          </w:trPrChange>
        </w:trPr>
        <w:tc>
          <w:tcPr>
            <w:tcW w:w="1636" w:type="dxa"/>
            <w:tcBorders>
              <w:top w:val="nil"/>
              <w:left w:val="nil"/>
              <w:bottom w:val="single" w:sz="4" w:space="0" w:color="auto"/>
              <w:right w:val="nil"/>
            </w:tcBorders>
            <w:shd w:val="clear" w:color="auto" w:fill="auto"/>
            <w:noWrap/>
            <w:vAlign w:val="bottom"/>
            <w:hideMark/>
            <w:tcPrChange w:id="663" w:author="Alexander Psaris" w:date="2014-01-08T10:48:00Z">
              <w:tcPr>
                <w:tcW w:w="1636" w:type="dxa"/>
                <w:gridSpan w:val="2"/>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TP</w:t>
            </w:r>
          </w:p>
        </w:tc>
        <w:tc>
          <w:tcPr>
            <w:tcW w:w="780" w:type="dxa"/>
            <w:tcBorders>
              <w:top w:val="nil"/>
              <w:left w:val="nil"/>
              <w:bottom w:val="single" w:sz="4" w:space="0" w:color="auto"/>
              <w:right w:val="nil"/>
            </w:tcBorders>
            <w:shd w:val="clear" w:color="auto" w:fill="auto"/>
            <w:noWrap/>
            <w:vAlign w:val="bottom"/>
            <w:hideMark/>
            <w:tcPrChange w:id="664"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0.28</w:t>
            </w:r>
          </w:p>
        </w:tc>
        <w:tc>
          <w:tcPr>
            <w:tcW w:w="1094" w:type="dxa"/>
            <w:tcBorders>
              <w:top w:val="nil"/>
              <w:left w:val="nil"/>
              <w:bottom w:val="single" w:sz="4" w:space="0" w:color="auto"/>
              <w:right w:val="nil"/>
            </w:tcBorders>
            <w:shd w:val="clear" w:color="auto" w:fill="auto"/>
            <w:noWrap/>
            <w:vAlign w:val="bottom"/>
            <w:hideMark/>
            <w:tcPrChange w:id="665" w:author="Alexander Psaris" w:date="2014-01-08T10:48:00Z">
              <w:tcPr>
                <w:tcW w:w="1094"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57.5</w:t>
            </w:r>
          </w:p>
        </w:tc>
        <w:tc>
          <w:tcPr>
            <w:tcW w:w="780" w:type="dxa"/>
            <w:tcBorders>
              <w:top w:val="nil"/>
              <w:left w:val="nil"/>
              <w:bottom w:val="single" w:sz="4" w:space="0" w:color="auto"/>
              <w:right w:val="single" w:sz="4" w:space="0" w:color="auto"/>
            </w:tcBorders>
            <w:shd w:val="clear" w:color="auto" w:fill="auto"/>
            <w:noWrap/>
            <w:vAlign w:val="bottom"/>
            <w:hideMark/>
            <w:tcPrChange w:id="666"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0.85</w:t>
            </w:r>
          </w:p>
        </w:tc>
        <w:tc>
          <w:tcPr>
            <w:tcW w:w="780" w:type="dxa"/>
            <w:tcBorders>
              <w:top w:val="nil"/>
              <w:left w:val="single" w:sz="4" w:space="0" w:color="auto"/>
              <w:bottom w:val="single" w:sz="4" w:space="0" w:color="auto"/>
              <w:right w:val="nil"/>
            </w:tcBorders>
            <w:shd w:val="clear" w:color="auto" w:fill="auto"/>
            <w:noWrap/>
            <w:vAlign w:val="bottom"/>
            <w:hideMark/>
            <w:tcPrChange w:id="667"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0.57</w:t>
            </w:r>
          </w:p>
        </w:tc>
        <w:tc>
          <w:tcPr>
            <w:tcW w:w="1110" w:type="dxa"/>
            <w:tcBorders>
              <w:top w:val="nil"/>
              <w:left w:val="nil"/>
              <w:bottom w:val="single" w:sz="4" w:space="0" w:color="auto"/>
              <w:right w:val="nil"/>
            </w:tcBorders>
            <w:shd w:val="clear" w:color="auto" w:fill="auto"/>
            <w:noWrap/>
            <w:vAlign w:val="bottom"/>
            <w:hideMark/>
            <w:tcPrChange w:id="668" w:author="Alexander Psaris" w:date="2014-01-08T10:48:00Z">
              <w:tcPr>
                <w:tcW w:w="111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40.4</w:t>
            </w:r>
          </w:p>
        </w:tc>
        <w:tc>
          <w:tcPr>
            <w:tcW w:w="780" w:type="dxa"/>
            <w:tcBorders>
              <w:top w:val="nil"/>
              <w:left w:val="nil"/>
              <w:bottom w:val="single" w:sz="4" w:space="0" w:color="auto"/>
              <w:right w:val="nil"/>
            </w:tcBorders>
            <w:shd w:val="clear" w:color="auto" w:fill="auto"/>
            <w:noWrap/>
            <w:vAlign w:val="bottom"/>
            <w:hideMark/>
            <w:tcPrChange w:id="669" w:author="Alexander Psaris" w:date="2014-01-08T10:48:00Z">
              <w:tcPr>
                <w:tcW w:w="780" w:type="dxa"/>
                <w:tcBorders>
                  <w:top w:val="nil"/>
                  <w:left w:val="nil"/>
                  <w:bottom w:val="single" w:sz="4" w:space="0" w:color="auto"/>
                  <w:right w:val="nil"/>
                </w:tcBorders>
                <w:shd w:val="clear" w:color="auto" w:fill="auto"/>
                <w:noWrap/>
                <w:vAlign w:val="bottom"/>
                <w:hideMark/>
              </w:tcPr>
            </w:tcPrChange>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0.66</w:t>
            </w:r>
          </w:p>
        </w:tc>
      </w:tr>
      <w:tr w:rsidR="00710C79" w:rsidRPr="00357F67" w:rsidTr="00710C79">
        <w:trPr>
          <w:trHeight w:val="300"/>
          <w:jc w:val="center"/>
        </w:trPr>
        <w:tc>
          <w:tcPr>
            <w:tcW w:w="6960" w:type="dxa"/>
            <w:gridSpan w:val="7"/>
            <w:tcBorders>
              <w:top w:val="single" w:sz="4" w:space="0" w:color="auto"/>
              <w:left w:val="nil"/>
              <w:bottom w:val="nil"/>
              <w:right w:val="nil"/>
            </w:tcBorders>
            <w:shd w:val="clear" w:color="auto" w:fill="auto"/>
            <w:noWrap/>
            <w:vAlign w:val="bottom"/>
            <w:hideMark/>
          </w:tcPr>
          <w:p w:rsidR="00710C79" w:rsidRPr="00357F67" w:rsidRDefault="00A1390E" w:rsidP="00A1390E">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*Gages used for calibration</w:t>
            </w:r>
            <w:r w:rsidR="00710C79" w:rsidRPr="00357F67">
              <w:rPr>
                <w:rFonts w:ascii="Times New Roman" w:eastAsia="Times New Roman" w:hAnsi="Times New Roman" w:cs="Times New Roman"/>
                <w:color w:val="000000"/>
                <w:sz w:val="24"/>
                <w:szCs w:val="24"/>
              </w:rPr>
              <w:t> </w:t>
            </w:r>
          </w:p>
        </w:tc>
      </w:tr>
    </w:tbl>
    <w:p w:rsidR="00710C79" w:rsidRPr="00357F67" w:rsidRDefault="00710C79" w:rsidP="008A6D73">
      <w:pPr>
        <w:spacing w:line="240" w:lineRule="auto"/>
        <w:jc w:val="center"/>
        <w:rPr>
          <w:rFonts w:ascii="Times New Roman" w:hAnsi="Times New Roman" w:cs="Times New Roman"/>
          <w:sz w:val="24"/>
          <w:szCs w:val="24"/>
        </w:rPr>
      </w:pPr>
    </w:p>
    <w:p w:rsidR="004559AB" w:rsidRPr="00357F67" w:rsidRDefault="004559AB" w:rsidP="008A6D73">
      <w:pPr>
        <w:spacing w:line="240" w:lineRule="auto"/>
        <w:jc w:val="center"/>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jc w:val="center"/>
        <w:rPr>
          <w:rFonts w:ascii="Times New Roman" w:hAnsi="Times New Roman" w:cs="Times New Roman"/>
          <w:sz w:val="24"/>
          <w:szCs w:val="24"/>
        </w:rPr>
      </w:pPr>
    </w:p>
    <w:p w:rsidR="004559AB" w:rsidRPr="00357F67" w:rsidRDefault="004559AB" w:rsidP="008A6D73">
      <w:pPr>
        <w:spacing w:line="240" w:lineRule="auto"/>
        <w:jc w:val="center"/>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p>
    <w:p w:rsidR="004559AB" w:rsidRPr="00357F67" w:rsidRDefault="0046471D" w:rsidP="008A6D73">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FC1342" wp14:editId="4F7B9C0C">
            <wp:extent cx="5029200" cy="6858000"/>
            <wp:effectExtent l="0" t="0" r="0" b="0"/>
            <wp:docPr id="11" name="Picture 11" descr="I:\Research\Samba\H2Oeco\MikeP\RESULTS\RESULTS_PROCESSING\Calibration_Results_Processing\Final_TimeSeri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esearch\Samba\H2Oeco\MikeP\RESULTS\RESULTS_PROCESSING\Calibration_Results_Processing\Final_TimeSeries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6858000"/>
                    </a:xfrm>
                    <a:prstGeom prst="rect">
                      <a:avLst/>
                    </a:prstGeom>
                    <a:noFill/>
                    <a:ln>
                      <a:noFill/>
                    </a:ln>
                  </pic:spPr>
                </pic:pic>
              </a:graphicData>
            </a:graphic>
          </wp:inline>
        </w:drawing>
      </w:r>
    </w:p>
    <w:p w:rsidR="007D760C" w:rsidRPr="00357F67" w:rsidRDefault="0046471D" w:rsidP="008A6D73">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1E66BA" wp14:editId="2D57DCC4">
            <wp:extent cx="5029200" cy="6858000"/>
            <wp:effectExtent l="0" t="0" r="0" b="0"/>
            <wp:docPr id="12" name="Picture 12" descr="I:\Research\Samba\H2Oeco\MikeP\RESULTS\RESULTS_PROCESSING\Calibration_Results_Processing\Final_TimeSerie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esearch\Samba\H2Oeco\MikeP\RESULTS\RESULTS_PROCESSING\Calibration_Results_Processing\Final_TimeSeries_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6858000"/>
                    </a:xfrm>
                    <a:prstGeom prst="rect">
                      <a:avLst/>
                    </a:prstGeom>
                    <a:noFill/>
                    <a:ln>
                      <a:noFill/>
                    </a:ln>
                  </pic:spPr>
                </pic:pic>
              </a:graphicData>
            </a:graphic>
          </wp:inline>
        </w:drawing>
      </w:r>
    </w:p>
    <w:p w:rsidR="004559AB" w:rsidRPr="00357F67" w:rsidRDefault="004559AB" w:rsidP="008A6D73">
      <w:pPr>
        <w:spacing w:line="240" w:lineRule="auto"/>
        <w:jc w:val="center"/>
        <w:rPr>
          <w:rFonts w:ascii="Times New Roman" w:hAnsi="Times New Roman" w:cs="Times New Roman"/>
          <w:sz w:val="24"/>
          <w:szCs w:val="24"/>
        </w:rPr>
      </w:pPr>
      <w:r w:rsidRPr="00357F67">
        <w:rPr>
          <w:rFonts w:ascii="Times New Roman" w:hAnsi="Times New Roman" w:cs="Times New Roman"/>
          <w:b/>
          <w:sz w:val="24"/>
          <w:szCs w:val="24"/>
        </w:rPr>
        <w:t xml:space="preserve">Fig. </w:t>
      </w:r>
      <w:r w:rsidR="00EE2C5B" w:rsidRPr="00357F67">
        <w:rPr>
          <w:rFonts w:ascii="Times New Roman" w:hAnsi="Times New Roman" w:cs="Times New Roman"/>
          <w:b/>
          <w:sz w:val="24"/>
          <w:szCs w:val="24"/>
        </w:rPr>
        <w:t>8</w:t>
      </w:r>
      <w:r w:rsidRPr="00357F67">
        <w:rPr>
          <w:rFonts w:ascii="Times New Roman" w:hAnsi="Times New Roman" w:cs="Times New Roman"/>
          <w:b/>
          <w:sz w:val="24"/>
          <w:szCs w:val="24"/>
        </w:rPr>
        <w:t xml:space="preserve">:  </w:t>
      </w:r>
      <w:r w:rsidRPr="00357F67">
        <w:rPr>
          <w:rFonts w:ascii="Times New Roman" w:hAnsi="Times New Roman" w:cs="Times New Roman"/>
          <w:sz w:val="24"/>
          <w:szCs w:val="24"/>
        </w:rPr>
        <w:t xml:space="preserve">Time series of </w:t>
      </w:r>
      <w:ins w:id="670" w:author="Alexander Psaris" w:date="2014-01-08T11:51:00Z">
        <w:r w:rsidR="00471EB8">
          <w:rPr>
            <w:rFonts w:ascii="Times New Roman" w:hAnsi="Times New Roman" w:cs="Times New Roman"/>
            <w:sz w:val="24"/>
            <w:szCs w:val="24"/>
          </w:rPr>
          <w:t xml:space="preserve">calibrated and </w:t>
        </w:r>
      </w:ins>
      <w:r w:rsidRPr="00357F67">
        <w:rPr>
          <w:rFonts w:ascii="Times New Roman" w:hAnsi="Times New Roman" w:cs="Times New Roman"/>
          <w:sz w:val="24"/>
          <w:szCs w:val="24"/>
        </w:rPr>
        <w:t>validated results for both the Tualatin and Yamhill sub-basins.</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4.</w:t>
      </w:r>
      <w:ins w:id="671" w:author="changh" w:date="2014-01-05T07:09:00Z">
        <w:r w:rsidR="00DD2EBF">
          <w:rPr>
            <w:rFonts w:ascii="Times New Roman" w:hAnsi="Times New Roman" w:cs="Times New Roman"/>
            <w:sz w:val="24"/>
            <w:szCs w:val="24"/>
          </w:rPr>
          <w:t>6</w:t>
        </w:r>
      </w:ins>
      <w:del w:id="672" w:author="changh" w:date="2014-01-05T07:09:00Z">
        <w:r w:rsidRPr="00357F67" w:rsidDel="00DD2EBF">
          <w:rPr>
            <w:rFonts w:ascii="Times New Roman" w:hAnsi="Times New Roman" w:cs="Times New Roman"/>
            <w:sz w:val="24"/>
            <w:szCs w:val="24"/>
          </w:rPr>
          <w:delText>5</w:delText>
        </w:r>
      </w:del>
      <w:r w:rsidRPr="00357F67">
        <w:rPr>
          <w:rFonts w:ascii="Times New Roman" w:hAnsi="Times New Roman" w:cs="Times New Roman"/>
          <w:sz w:val="24"/>
          <w:szCs w:val="24"/>
        </w:rPr>
        <w:t xml:space="preserve"> Spatial patterns of flow, nutrients, and </w:t>
      </w:r>
      <w:commentRangeStart w:id="673"/>
      <w:r w:rsidRPr="00357F67">
        <w:rPr>
          <w:rFonts w:ascii="Times New Roman" w:hAnsi="Times New Roman" w:cs="Times New Roman"/>
          <w:sz w:val="24"/>
          <w:szCs w:val="24"/>
        </w:rPr>
        <w:t>sediment</w:t>
      </w:r>
      <w:commentRangeEnd w:id="673"/>
      <w:r w:rsidR="00B04E7A">
        <w:rPr>
          <w:rStyle w:val="CommentReference"/>
        </w:rPr>
        <w:commentReference w:id="673"/>
      </w:r>
    </w:p>
    <w:p w:rsidR="004559AB" w:rsidRPr="00357F67" w:rsidRDefault="004559AB" w:rsidP="008A6D73">
      <w:pPr>
        <w:spacing w:line="240" w:lineRule="auto"/>
        <w:rPr>
          <w:rFonts w:ascii="Times New Roman" w:hAnsi="Times New Roman" w:cs="Times New Roman"/>
          <w:sz w:val="24"/>
          <w:szCs w:val="24"/>
        </w:rPr>
      </w:pPr>
    </w:p>
    <w:p w:rsidR="00014AA8" w:rsidRPr="00357F67" w:rsidRDefault="007F28C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0143F1" w:rsidRPr="00357F67">
        <w:rPr>
          <w:rFonts w:ascii="Times New Roman" w:hAnsi="Times New Roman" w:cs="Times New Roman"/>
          <w:sz w:val="24"/>
          <w:szCs w:val="24"/>
        </w:rPr>
        <w:t xml:space="preserve">The spatial patterns of flow, sediment and nutrients can be seen in Figure 7.  </w:t>
      </w:r>
      <w:r w:rsidRPr="00357F67">
        <w:rPr>
          <w:rFonts w:ascii="Times New Roman" w:hAnsi="Times New Roman" w:cs="Times New Roman"/>
          <w:sz w:val="24"/>
          <w:szCs w:val="24"/>
        </w:rPr>
        <w:t xml:space="preserve">Spatial patterns for water yield are ultimately determined by topography.  Orographic effects from the </w:t>
      </w:r>
      <w:r w:rsidR="004B1F45" w:rsidRPr="00357F67">
        <w:rPr>
          <w:rFonts w:ascii="Times New Roman" w:hAnsi="Times New Roman" w:cs="Times New Roman"/>
          <w:sz w:val="24"/>
          <w:szCs w:val="24"/>
        </w:rPr>
        <w:t>Coast</w:t>
      </w:r>
      <w:r w:rsidRPr="00357F67">
        <w:rPr>
          <w:rFonts w:ascii="Times New Roman" w:hAnsi="Times New Roman" w:cs="Times New Roman"/>
          <w:sz w:val="24"/>
          <w:szCs w:val="24"/>
        </w:rPr>
        <w:t xml:space="preserve"> </w:t>
      </w:r>
      <w:r w:rsidR="004B1F45" w:rsidRPr="00357F67">
        <w:rPr>
          <w:rFonts w:ascii="Times New Roman" w:hAnsi="Times New Roman" w:cs="Times New Roman"/>
          <w:sz w:val="24"/>
          <w:szCs w:val="24"/>
        </w:rPr>
        <w:t>R</w:t>
      </w:r>
      <w:r w:rsidRPr="00357F67">
        <w:rPr>
          <w:rFonts w:ascii="Times New Roman" w:hAnsi="Times New Roman" w:cs="Times New Roman"/>
          <w:sz w:val="24"/>
          <w:szCs w:val="24"/>
        </w:rPr>
        <w:t>ange</w:t>
      </w:r>
      <w:r w:rsidR="004B1F45" w:rsidRPr="00357F67">
        <w:rPr>
          <w:rFonts w:ascii="Times New Roman" w:hAnsi="Times New Roman" w:cs="Times New Roman"/>
          <w:sz w:val="24"/>
          <w:szCs w:val="24"/>
        </w:rPr>
        <w:t xml:space="preserve"> cause higher precipitation rates at higher elevations resulting in a clear east-west gradient </w:t>
      </w:r>
      <w:r w:rsidR="00CE0510" w:rsidRPr="00357F67">
        <w:rPr>
          <w:rFonts w:ascii="Times New Roman" w:hAnsi="Times New Roman" w:cs="Times New Roman"/>
          <w:sz w:val="24"/>
          <w:szCs w:val="24"/>
        </w:rPr>
        <w:t xml:space="preserve">with smaller yields in the east, and larger yields in the </w:t>
      </w:r>
      <w:r w:rsidR="00455A13" w:rsidRPr="00357F67">
        <w:rPr>
          <w:rFonts w:ascii="Times New Roman" w:hAnsi="Times New Roman" w:cs="Times New Roman"/>
          <w:sz w:val="24"/>
          <w:szCs w:val="24"/>
        </w:rPr>
        <w:t>west</w:t>
      </w:r>
      <w:r w:rsidR="004B1F45" w:rsidRPr="00357F67">
        <w:rPr>
          <w:rFonts w:ascii="Times New Roman" w:hAnsi="Times New Roman" w:cs="Times New Roman"/>
          <w:sz w:val="24"/>
          <w:szCs w:val="24"/>
        </w:rPr>
        <w:t xml:space="preserve">.  </w:t>
      </w:r>
      <w:ins w:id="674" w:author="changh" w:date="2014-01-05T07:23:00Z">
        <w:r w:rsidR="00CF1477">
          <w:rPr>
            <w:rFonts w:ascii="Times New Roman" w:hAnsi="Times New Roman" w:cs="Times New Roman"/>
            <w:sz w:val="24"/>
            <w:szCs w:val="24"/>
          </w:rPr>
          <w:t>Also need to  mention high precipitation along watershed boundaries</w:t>
        </w:r>
      </w:ins>
    </w:p>
    <w:p w:rsidR="00014AA8" w:rsidRPr="00357F67" w:rsidRDefault="004B1F45"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There are two distinct patterns in sediment yields for the basins</w:t>
      </w:r>
      <w:r w:rsidR="00CE0510" w:rsidRPr="00357F67">
        <w:rPr>
          <w:rFonts w:ascii="Times New Roman" w:hAnsi="Times New Roman" w:cs="Times New Roman"/>
          <w:sz w:val="24"/>
          <w:szCs w:val="24"/>
        </w:rPr>
        <w:t xml:space="preserve">.  </w:t>
      </w:r>
      <w:r w:rsidR="00455A13" w:rsidRPr="00357F67">
        <w:rPr>
          <w:rFonts w:ascii="Times New Roman" w:hAnsi="Times New Roman" w:cs="Times New Roman"/>
          <w:sz w:val="24"/>
          <w:szCs w:val="24"/>
        </w:rPr>
        <w:t>Yields in the T</w:t>
      </w:r>
      <w:r w:rsidR="00CB1565" w:rsidRPr="00357F67">
        <w:rPr>
          <w:rFonts w:ascii="Times New Roman" w:hAnsi="Times New Roman" w:cs="Times New Roman"/>
          <w:sz w:val="24"/>
          <w:szCs w:val="24"/>
        </w:rPr>
        <w:t xml:space="preserve">ualatin are all uniformly small.  </w:t>
      </w:r>
      <w:commentRangeStart w:id="675"/>
      <w:r w:rsidR="00CB1565" w:rsidRPr="00357F67">
        <w:rPr>
          <w:rFonts w:ascii="Times New Roman" w:hAnsi="Times New Roman" w:cs="Times New Roman"/>
          <w:sz w:val="24"/>
          <w:szCs w:val="24"/>
        </w:rPr>
        <w:t>This is most likely d</w:t>
      </w:r>
      <w:r w:rsidR="00C3618F" w:rsidRPr="00357F67">
        <w:rPr>
          <w:rFonts w:ascii="Times New Roman" w:hAnsi="Times New Roman" w:cs="Times New Roman"/>
          <w:sz w:val="24"/>
          <w:szCs w:val="24"/>
        </w:rPr>
        <w:t xml:space="preserve">ue to misallocation of sediment sources and sinks in the model.  </w:t>
      </w:r>
      <w:r w:rsidR="00A87371" w:rsidRPr="00357F67">
        <w:rPr>
          <w:rFonts w:ascii="Times New Roman" w:hAnsi="Times New Roman" w:cs="Times New Roman"/>
          <w:sz w:val="24"/>
          <w:szCs w:val="24"/>
        </w:rPr>
        <w:t>Evaluation of sediment yields from the modeled reservoir after calibration revealed that sediment trapping is underestimated.   Since the sediment MUSLE parameters for the Tualatin model were calibrated to the Dilley gage first, the sediment yields from the landscape had to be reduced to compensate for the artificially high levels of sediment</w:t>
      </w:r>
      <w:r w:rsidR="00014AA8" w:rsidRPr="00357F67">
        <w:rPr>
          <w:rFonts w:ascii="Times New Roman" w:hAnsi="Times New Roman" w:cs="Times New Roman"/>
          <w:sz w:val="24"/>
          <w:szCs w:val="24"/>
        </w:rPr>
        <w:t xml:space="preserve"> passing through the dam, resulting in artificially low yields from the landscape</w:t>
      </w:r>
      <w:r w:rsidR="00A87371" w:rsidRPr="00357F67">
        <w:rPr>
          <w:rFonts w:ascii="Times New Roman" w:hAnsi="Times New Roman" w:cs="Times New Roman"/>
          <w:sz w:val="24"/>
          <w:szCs w:val="24"/>
        </w:rPr>
        <w:t>.  Furthermore, t</w:t>
      </w:r>
      <w:r w:rsidR="00C3618F" w:rsidRPr="00357F67">
        <w:rPr>
          <w:rFonts w:ascii="Times New Roman" w:hAnsi="Times New Roman" w:cs="Times New Roman"/>
          <w:sz w:val="24"/>
          <w:szCs w:val="24"/>
        </w:rPr>
        <w:t xml:space="preserve">he Tualatin River has a check dam at RM 3.1, upstream of the West Linn gage, which is not included in the model.  </w:t>
      </w:r>
      <w:r w:rsidR="00014AA8" w:rsidRPr="00357F67">
        <w:rPr>
          <w:rFonts w:ascii="Times New Roman" w:hAnsi="Times New Roman" w:cs="Times New Roman"/>
          <w:sz w:val="24"/>
          <w:szCs w:val="24"/>
        </w:rPr>
        <w:t>While this dam did not affect the MUSLE parameterization at the Dilley gage, it none</w:t>
      </w:r>
      <w:del w:id="676" w:author="changh" w:date="2014-01-05T07:24:00Z">
        <w:r w:rsidR="00014AA8" w:rsidRPr="00357F67" w:rsidDel="00CF1477">
          <w:rPr>
            <w:rFonts w:ascii="Times New Roman" w:hAnsi="Times New Roman" w:cs="Times New Roman"/>
            <w:sz w:val="24"/>
            <w:szCs w:val="24"/>
          </w:rPr>
          <w:delText>-</w:delText>
        </w:r>
      </w:del>
      <w:r w:rsidR="00014AA8" w:rsidRPr="00357F67">
        <w:rPr>
          <w:rFonts w:ascii="Times New Roman" w:hAnsi="Times New Roman" w:cs="Times New Roman"/>
          <w:sz w:val="24"/>
          <w:szCs w:val="24"/>
        </w:rPr>
        <w:t>the</w:t>
      </w:r>
      <w:del w:id="677" w:author="changh" w:date="2014-01-05T07:24:00Z">
        <w:r w:rsidR="00014AA8" w:rsidRPr="00357F67" w:rsidDel="00CF1477">
          <w:rPr>
            <w:rFonts w:ascii="Times New Roman" w:hAnsi="Times New Roman" w:cs="Times New Roman"/>
            <w:sz w:val="24"/>
            <w:szCs w:val="24"/>
          </w:rPr>
          <w:delText>-</w:delText>
        </w:r>
      </w:del>
      <w:r w:rsidR="00014AA8" w:rsidRPr="00357F67">
        <w:rPr>
          <w:rFonts w:ascii="Times New Roman" w:hAnsi="Times New Roman" w:cs="Times New Roman"/>
          <w:sz w:val="24"/>
          <w:szCs w:val="24"/>
        </w:rPr>
        <w:t xml:space="preserve">less is an additional sediment trap that is not properly accounted for in the model.   </w:t>
      </w:r>
      <w:commentRangeEnd w:id="675"/>
      <w:r w:rsidR="00CF1477">
        <w:rPr>
          <w:rStyle w:val="CommentReference"/>
        </w:rPr>
        <w:commentReference w:id="675"/>
      </w:r>
    </w:p>
    <w:p w:rsidR="0084662C" w:rsidRPr="00357F67" w:rsidRDefault="00014AA8"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In contrast, y</w:t>
      </w:r>
      <w:r w:rsidR="00455A13" w:rsidRPr="00357F67">
        <w:rPr>
          <w:rFonts w:ascii="Times New Roman" w:hAnsi="Times New Roman" w:cs="Times New Roman"/>
          <w:sz w:val="24"/>
          <w:szCs w:val="24"/>
        </w:rPr>
        <w:t xml:space="preserve">ields in the Yamhill </w:t>
      </w:r>
      <w:r w:rsidR="00CB1565" w:rsidRPr="00357F67">
        <w:rPr>
          <w:rFonts w:ascii="Times New Roman" w:hAnsi="Times New Roman" w:cs="Times New Roman"/>
          <w:sz w:val="24"/>
          <w:szCs w:val="24"/>
        </w:rPr>
        <w:t>show a more heterogeneous spatial pattern</w:t>
      </w:r>
      <w:r w:rsidR="00B067C1" w:rsidRPr="00357F67">
        <w:rPr>
          <w:rFonts w:ascii="Times New Roman" w:hAnsi="Times New Roman" w:cs="Times New Roman"/>
          <w:sz w:val="24"/>
          <w:szCs w:val="24"/>
        </w:rPr>
        <w:t xml:space="preserve">. </w:t>
      </w:r>
      <w:r w:rsidR="00CB1565" w:rsidRPr="00357F67">
        <w:rPr>
          <w:rFonts w:ascii="Times New Roman" w:hAnsi="Times New Roman" w:cs="Times New Roman"/>
          <w:sz w:val="24"/>
          <w:szCs w:val="24"/>
        </w:rPr>
        <w:t xml:space="preserve"> </w:t>
      </w:r>
      <w:r w:rsidR="00B067C1" w:rsidRPr="00357F67">
        <w:rPr>
          <w:rFonts w:ascii="Times New Roman" w:hAnsi="Times New Roman" w:cs="Times New Roman"/>
          <w:sz w:val="24"/>
          <w:szCs w:val="24"/>
        </w:rPr>
        <w:t xml:space="preserve"> A</w:t>
      </w:r>
      <w:r w:rsidR="00455A13" w:rsidRPr="00357F67">
        <w:rPr>
          <w:rFonts w:ascii="Times New Roman" w:hAnsi="Times New Roman" w:cs="Times New Roman"/>
          <w:sz w:val="24"/>
          <w:szCs w:val="24"/>
        </w:rPr>
        <w:t xml:space="preserve">reas </w:t>
      </w:r>
      <w:r w:rsidR="00CB1565" w:rsidRPr="00357F67">
        <w:rPr>
          <w:rFonts w:ascii="Times New Roman" w:hAnsi="Times New Roman" w:cs="Times New Roman"/>
          <w:sz w:val="24"/>
          <w:szCs w:val="24"/>
        </w:rPr>
        <w:t>with</w:t>
      </w:r>
      <w:r w:rsidR="00455A13" w:rsidRPr="00357F67">
        <w:rPr>
          <w:rFonts w:ascii="Times New Roman" w:hAnsi="Times New Roman" w:cs="Times New Roman"/>
          <w:sz w:val="24"/>
          <w:szCs w:val="24"/>
        </w:rPr>
        <w:t xml:space="preserve"> heavy agriculture </w:t>
      </w:r>
      <w:r w:rsidR="00CB1565" w:rsidRPr="00357F67">
        <w:rPr>
          <w:rFonts w:ascii="Times New Roman" w:hAnsi="Times New Roman" w:cs="Times New Roman"/>
          <w:sz w:val="24"/>
          <w:szCs w:val="24"/>
        </w:rPr>
        <w:t xml:space="preserve">have higher yields than </w:t>
      </w:r>
      <w:r w:rsidRPr="00357F67">
        <w:rPr>
          <w:rFonts w:ascii="Times New Roman" w:hAnsi="Times New Roman" w:cs="Times New Roman"/>
          <w:sz w:val="24"/>
          <w:szCs w:val="24"/>
        </w:rPr>
        <w:t xml:space="preserve">forested </w:t>
      </w:r>
      <w:r w:rsidR="00455A13" w:rsidRPr="00357F67">
        <w:rPr>
          <w:rFonts w:ascii="Times New Roman" w:hAnsi="Times New Roman" w:cs="Times New Roman"/>
          <w:sz w:val="24"/>
          <w:szCs w:val="24"/>
        </w:rPr>
        <w:t xml:space="preserve">areas.  </w:t>
      </w:r>
      <w:r w:rsidRPr="00357F67">
        <w:rPr>
          <w:rFonts w:ascii="Times New Roman" w:hAnsi="Times New Roman" w:cs="Times New Roman"/>
          <w:sz w:val="24"/>
          <w:szCs w:val="24"/>
        </w:rPr>
        <w:t xml:space="preserve">Upland areas still </w:t>
      </w:r>
      <w:r w:rsidR="00C25E77" w:rsidRPr="00357F67">
        <w:rPr>
          <w:rFonts w:ascii="Times New Roman" w:hAnsi="Times New Roman" w:cs="Times New Roman"/>
          <w:sz w:val="24"/>
          <w:szCs w:val="24"/>
        </w:rPr>
        <w:t>have very low sediment yields.  H</w:t>
      </w:r>
      <w:r w:rsidRPr="00357F67">
        <w:rPr>
          <w:rFonts w:ascii="Times New Roman" w:hAnsi="Times New Roman" w:cs="Times New Roman"/>
          <w:sz w:val="24"/>
          <w:szCs w:val="24"/>
        </w:rPr>
        <w:t>owever</w:t>
      </w:r>
      <w:ins w:id="678" w:author="changh" w:date="2014-01-05T07:25:00Z">
        <w:r w:rsidR="00CF1477">
          <w:rPr>
            <w:rFonts w:ascii="Times New Roman" w:hAnsi="Times New Roman" w:cs="Times New Roman"/>
            <w:sz w:val="24"/>
            <w:szCs w:val="24"/>
          </w:rPr>
          <w:t>,</w:t>
        </w:r>
      </w:ins>
      <w:r w:rsidRPr="00357F67">
        <w:rPr>
          <w:rFonts w:ascii="Times New Roman" w:hAnsi="Times New Roman" w:cs="Times New Roman"/>
          <w:sz w:val="24"/>
          <w:szCs w:val="24"/>
        </w:rPr>
        <w:t xml:space="preserve"> we have no </w:t>
      </w:r>
      <w:ins w:id="679" w:author="changh" w:date="2014-01-05T07:25:00Z">
        <w:r w:rsidR="00CF1477">
          <w:rPr>
            <w:rFonts w:ascii="Times New Roman" w:hAnsi="Times New Roman" w:cs="Times New Roman"/>
            <w:sz w:val="24"/>
            <w:szCs w:val="24"/>
          </w:rPr>
          <w:t xml:space="preserve">empirical </w:t>
        </w:r>
      </w:ins>
      <w:r w:rsidRPr="00357F67">
        <w:rPr>
          <w:rFonts w:ascii="Times New Roman" w:hAnsi="Times New Roman" w:cs="Times New Roman"/>
          <w:sz w:val="24"/>
          <w:szCs w:val="24"/>
        </w:rPr>
        <w:t xml:space="preserve">data available with which to estimate the yields that should be expected from these areas.  </w:t>
      </w:r>
    </w:p>
    <w:p w:rsidR="00B067C1" w:rsidRPr="00357F67" w:rsidRDefault="00CF1477" w:rsidP="008A6D73">
      <w:pPr>
        <w:spacing w:line="240" w:lineRule="auto"/>
        <w:ind w:firstLine="720"/>
        <w:rPr>
          <w:rFonts w:ascii="Times New Roman" w:hAnsi="Times New Roman" w:cs="Times New Roman"/>
          <w:sz w:val="24"/>
          <w:szCs w:val="24"/>
        </w:rPr>
      </w:pPr>
      <w:ins w:id="680" w:author="changh" w:date="2014-01-05T07:25:00Z">
        <w:r>
          <w:rPr>
            <w:rFonts w:ascii="Times New Roman" w:hAnsi="Times New Roman" w:cs="Times New Roman"/>
            <w:sz w:val="24"/>
            <w:szCs w:val="24"/>
          </w:rPr>
          <w:t xml:space="preserve">Not surprisingly, </w:t>
        </w:r>
      </w:ins>
      <w:del w:id="681" w:author="changh" w:date="2014-01-05T07:25:00Z">
        <w:r w:rsidR="00B16B3B" w:rsidRPr="00357F67" w:rsidDel="00CF1477">
          <w:rPr>
            <w:rFonts w:ascii="Times New Roman" w:hAnsi="Times New Roman" w:cs="Times New Roman"/>
            <w:sz w:val="24"/>
            <w:szCs w:val="24"/>
          </w:rPr>
          <w:delText>H</w:delText>
        </w:r>
      </w:del>
      <w:ins w:id="682" w:author="changh" w:date="2014-01-05T07:25:00Z">
        <w:r>
          <w:rPr>
            <w:rFonts w:ascii="Times New Roman" w:hAnsi="Times New Roman" w:cs="Times New Roman"/>
            <w:sz w:val="24"/>
            <w:szCs w:val="24"/>
          </w:rPr>
          <w:t>h</w:t>
        </w:r>
      </w:ins>
      <w:r w:rsidR="00B16B3B" w:rsidRPr="00357F67">
        <w:rPr>
          <w:rFonts w:ascii="Times New Roman" w:hAnsi="Times New Roman" w:cs="Times New Roman"/>
          <w:sz w:val="24"/>
          <w:szCs w:val="24"/>
        </w:rPr>
        <w:t xml:space="preserve">igher </w:t>
      </w:r>
      <w:r w:rsidR="004219B0" w:rsidRPr="00357F67">
        <w:rPr>
          <w:rFonts w:ascii="Times New Roman" w:hAnsi="Times New Roman" w:cs="Times New Roman"/>
          <w:sz w:val="24"/>
          <w:szCs w:val="24"/>
        </w:rPr>
        <w:t xml:space="preserve">total nitrogen </w:t>
      </w:r>
      <w:r w:rsidR="00B16B3B" w:rsidRPr="00357F67">
        <w:rPr>
          <w:rFonts w:ascii="Times New Roman" w:hAnsi="Times New Roman" w:cs="Times New Roman"/>
          <w:sz w:val="24"/>
          <w:szCs w:val="24"/>
        </w:rPr>
        <w:t xml:space="preserve">yields are seen on agricultural lands in the Tualatin basin while urban and forested lands have significantly less yield.  In the Yamhill, </w:t>
      </w:r>
      <w:r w:rsidR="004219B0" w:rsidRPr="00357F67">
        <w:rPr>
          <w:rFonts w:ascii="Times New Roman" w:hAnsi="Times New Roman" w:cs="Times New Roman"/>
          <w:sz w:val="24"/>
          <w:szCs w:val="24"/>
        </w:rPr>
        <w:t xml:space="preserve">the relationship to land use is less apparent.  </w:t>
      </w:r>
      <w:r w:rsidR="005F404C" w:rsidRPr="00357F67">
        <w:rPr>
          <w:rFonts w:ascii="Times New Roman" w:hAnsi="Times New Roman" w:cs="Times New Roman"/>
          <w:sz w:val="24"/>
          <w:szCs w:val="24"/>
        </w:rPr>
        <w:t xml:space="preserve">Agricultural sub-basins have lower nitrogen yields than some forested higher elevation sub-basins.  This </w:t>
      </w:r>
      <w:del w:id="683" w:author="changh" w:date="2014-01-05T07:26:00Z">
        <w:r w:rsidR="005F404C" w:rsidRPr="00357F67" w:rsidDel="00CF1477">
          <w:rPr>
            <w:rFonts w:ascii="Times New Roman" w:hAnsi="Times New Roman" w:cs="Times New Roman"/>
            <w:sz w:val="24"/>
            <w:szCs w:val="24"/>
          </w:rPr>
          <w:delText xml:space="preserve">is </w:delText>
        </w:r>
      </w:del>
      <w:r w:rsidR="005137B3" w:rsidRPr="00357F67">
        <w:rPr>
          <w:rFonts w:ascii="Times New Roman" w:hAnsi="Times New Roman" w:cs="Times New Roman"/>
          <w:sz w:val="24"/>
          <w:szCs w:val="24"/>
        </w:rPr>
        <w:t>may be</w:t>
      </w:r>
      <w:r w:rsidR="005F404C" w:rsidRPr="00357F67">
        <w:rPr>
          <w:rFonts w:ascii="Times New Roman" w:hAnsi="Times New Roman" w:cs="Times New Roman"/>
          <w:sz w:val="24"/>
          <w:szCs w:val="24"/>
        </w:rPr>
        <w:t xml:space="preserve"> due to </w:t>
      </w:r>
      <w:r w:rsidR="005137B3" w:rsidRPr="00357F67">
        <w:rPr>
          <w:rFonts w:ascii="Times New Roman" w:hAnsi="Times New Roman" w:cs="Times New Roman"/>
          <w:sz w:val="24"/>
          <w:szCs w:val="24"/>
        </w:rPr>
        <w:t xml:space="preserve">the organic nitrogen enrichment ratio parameterized lower in the Yamhill than in the Tualatin, resulting in lower levels of organic nitrogen being transported from the surface to streams along with colloidal sediment particles.  </w:t>
      </w:r>
    </w:p>
    <w:p w:rsidR="005137B3" w:rsidRDefault="005137B3" w:rsidP="008A6D73">
      <w:pPr>
        <w:spacing w:line="240" w:lineRule="auto"/>
        <w:ind w:firstLine="720"/>
        <w:rPr>
          <w:ins w:id="684" w:author="changh" w:date="2014-01-05T07:29:00Z"/>
          <w:rFonts w:ascii="Times New Roman" w:hAnsi="Times New Roman" w:cs="Times New Roman"/>
          <w:sz w:val="24"/>
          <w:szCs w:val="24"/>
        </w:rPr>
      </w:pPr>
      <w:r w:rsidRPr="00357F67">
        <w:rPr>
          <w:rFonts w:ascii="Times New Roman" w:hAnsi="Times New Roman" w:cs="Times New Roman"/>
          <w:sz w:val="24"/>
          <w:szCs w:val="24"/>
        </w:rPr>
        <w:t>Soluble phosphorus particles are transported with sediment particles along with surface runoff, and this pattern can be seen in the results for Yamhill where sub-basins with high sediment yields also have high phosphorus yields.  Whether this pattern holds for Tualatin is di</w:t>
      </w:r>
      <w:r w:rsidR="00082C49" w:rsidRPr="00357F67">
        <w:rPr>
          <w:rFonts w:ascii="Times New Roman" w:hAnsi="Times New Roman" w:cs="Times New Roman"/>
          <w:sz w:val="24"/>
          <w:szCs w:val="24"/>
        </w:rPr>
        <w:t xml:space="preserve">fficult to determine with the indistinguishably small sediment yields.  However, the higher levels of phosphorus originating from the agriculture dominated sub-basins means that the spatial patterns make intuitive sense.  </w:t>
      </w:r>
    </w:p>
    <w:p w:rsidR="00B04E7A" w:rsidRPr="00357F67" w:rsidRDefault="00B04E7A" w:rsidP="008A6D73">
      <w:pPr>
        <w:spacing w:line="240" w:lineRule="auto"/>
        <w:ind w:firstLine="720"/>
        <w:rPr>
          <w:rFonts w:ascii="Times New Roman" w:hAnsi="Times New Roman" w:cs="Times New Roman"/>
          <w:sz w:val="24"/>
          <w:szCs w:val="24"/>
        </w:rPr>
      </w:pPr>
      <w:ins w:id="685" w:author="changh" w:date="2014-01-05T07:29:00Z">
        <w:r>
          <w:rPr>
            <w:rFonts w:ascii="Times New Roman" w:hAnsi="Times New Roman" w:cs="Times New Roman"/>
            <w:sz w:val="24"/>
            <w:szCs w:val="24"/>
          </w:rPr>
          <w:t>Any impacts of best management practices in the two study areas? Had they affected the different spatial patterns? How about background soils that naturally contain high phosphorus?</w:t>
        </w:r>
      </w:ins>
    </w:p>
    <w:p w:rsidR="00C25E77" w:rsidRPr="00357F67" w:rsidRDefault="00466C9B" w:rsidP="008A6D73">
      <w:pPr>
        <w:spacing w:line="240" w:lineRule="auto"/>
        <w:ind w:firstLine="720"/>
        <w:rPr>
          <w:rFonts w:ascii="Times New Roman" w:hAnsi="Times New Roman" w:cs="Times New Roman"/>
          <w:sz w:val="24"/>
          <w:szCs w:val="24"/>
        </w:rPr>
      </w:pPr>
      <w:ins w:id="686" w:author="changh" w:date="2014-01-05T07:30:00Z">
        <w:r>
          <w:rPr>
            <w:rFonts w:ascii="Times New Roman" w:hAnsi="Times New Roman" w:cs="Times New Roman"/>
            <w:sz w:val="24"/>
            <w:szCs w:val="24"/>
          </w:rPr>
          <w:t xml:space="preserve">Also notice that the spatial patterns of phosphorus and sediments are similar. </w:t>
        </w:r>
      </w:ins>
      <w:ins w:id="687" w:author="changh" w:date="2014-01-05T07:31:00Z">
        <w:r>
          <w:rPr>
            <w:rFonts w:ascii="Times New Roman" w:hAnsi="Times New Roman" w:cs="Times New Roman"/>
            <w:sz w:val="24"/>
            <w:szCs w:val="24"/>
          </w:rPr>
          <w:t>Can you explain processes that results in these similar patterns?</w:t>
        </w:r>
      </w:ins>
    </w:p>
    <w:p w:rsidR="004559AB" w:rsidRPr="00357F67" w:rsidRDefault="00C27036" w:rsidP="008A6D73">
      <w:pPr>
        <w:spacing w:line="240" w:lineRule="auto"/>
        <w:jc w:val="center"/>
        <w:rPr>
          <w:rFonts w:ascii="Times New Roman" w:hAnsi="Times New Roman" w:cs="Times New Roman"/>
          <w:noProof/>
          <w:sz w:val="24"/>
          <w:szCs w:val="24"/>
        </w:rPr>
      </w:pPr>
      <w:del w:id="688" w:author="Alexander Psaris" w:date="2014-01-08T14:31:00Z">
        <w:r w:rsidRPr="00357F67" w:rsidDel="00FC0852">
          <w:rPr>
            <w:rFonts w:ascii="Times New Roman" w:hAnsi="Times New Roman" w:cs="Times New Roman"/>
            <w:noProof/>
            <w:sz w:val="24"/>
            <w:szCs w:val="24"/>
            <w:rPrChange w:id="689">
              <w:rPr>
                <w:noProof/>
              </w:rPr>
            </w:rPrChange>
          </w:rPr>
          <w:drawing>
            <wp:inline distT="0" distB="0" distL="0" distR="0" wp14:anchorId="2D065843" wp14:editId="6774C8FF">
              <wp:extent cx="5486400" cy="5486400"/>
              <wp:effectExtent l="0" t="0" r="0" b="0"/>
              <wp:docPr id="4" name="Picture 4" descr="I:\Research\Samba\H2Oeco\MikeP\RESULTS\SCENARIO_RESULTS\Historic\Historic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Research\Samba\H2Oeco\MikeP\RESULTS\SCENARIO_RESULTS\Historic\Historic_Fina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del>
      <w:ins w:id="690" w:author="Alexander Psaris" w:date="2014-01-08T14:31:00Z">
        <w:r w:rsidR="00FC0852">
          <w:rPr>
            <w:rFonts w:ascii="Times New Roman" w:hAnsi="Times New Roman" w:cs="Times New Roman"/>
            <w:noProof/>
            <w:sz w:val="24"/>
            <w:szCs w:val="24"/>
            <w:rPrChange w:id="691">
              <w:rPr>
                <w:noProof/>
              </w:rPr>
            </w:rPrChange>
          </w:rPr>
          <w:drawing>
            <wp:inline distT="0" distB="0" distL="0" distR="0">
              <wp:extent cx="5029200" cy="5029200"/>
              <wp:effectExtent l="0" t="0" r="0" b="0"/>
              <wp:docPr id="64" name="Picture 64" descr="I:\Research\Samba\H2Oeco\MikeP\RESULTS\SCENARIO_RESULTS\Historic\Historic_Final_A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esearch\Samba\H2Oeco\MikeP\RESULTS\SCENARIO_RESULTS\Historic\Historic_Final_Ag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ins>
    </w:p>
    <w:p w:rsidR="002E61BF" w:rsidRPr="00357F67" w:rsidRDefault="000143F1" w:rsidP="008A6D73">
      <w:pPr>
        <w:spacing w:line="240" w:lineRule="auto"/>
        <w:jc w:val="center"/>
        <w:rPr>
          <w:rFonts w:ascii="Times New Roman" w:hAnsi="Times New Roman" w:cs="Times New Roman"/>
          <w:sz w:val="24"/>
          <w:szCs w:val="24"/>
        </w:rPr>
      </w:pPr>
      <w:r w:rsidRPr="00357F67">
        <w:rPr>
          <w:rFonts w:ascii="Times New Roman" w:hAnsi="Times New Roman" w:cs="Times New Roman"/>
          <w:b/>
          <w:sz w:val="24"/>
          <w:szCs w:val="24"/>
        </w:rPr>
        <w:t xml:space="preserve">Figure </w:t>
      </w:r>
      <w:r w:rsidR="00EE2C5B" w:rsidRPr="00357F67">
        <w:rPr>
          <w:rFonts w:ascii="Times New Roman" w:hAnsi="Times New Roman" w:cs="Times New Roman"/>
          <w:b/>
          <w:sz w:val="24"/>
          <w:szCs w:val="24"/>
        </w:rPr>
        <w:t>9</w:t>
      </w:r>
      <w:r w:rsidRPr="00357F67">
        <w:rPr>
          <w:rFonts w:ascii="Times New Roman" w:hAnsi="Times New Roman" w:cs="Times New Roman"/>
          <w:b/>
          <w:sz w:val="24"/>
          <w:szCs w:val="24"/>
        </w:rPr>
        <w:t>:</w:t>
      </w:r>
      <w:r w:rsidRPr="00357F67">
        <w:rPr>
          <w:rFonts w:ascii="Times New Roman" w:hAnsi="Times New Roman" w:cs="Times New Roman"/>
          <w:sz w:val="24"/>
          <w:szCs w:val="24"/>
        </w:rPr>
        <w:t xml:space="preserve">  Spatial patterns of flow, sediment, total nitrogen, and total phosphorus.</w:t>
      </w:r>
    </w:p>
    <w:p w:rsidR="00EF0015" w:rsidRPr="00357F67" w:rsidRDefault="00EF0015"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p>
    <w:p w:rsidR="002E61BF" w:rsidRPr="00357F67" w:rsidRDefault="002E61BF" w:rsidP="008A6D73">
      <w:pPr>
        <w:spacing w:line="240" w:lineRule="auto"/>
        <w:rPr>
          <w:rFonts w:ascii="Times New Roman" w:hAnsi="Times New Roman" w:cs="Times New Roman"/>
          <w:sz w:val="24"/>
          <w:szCs w:val="24"/>
        </w:rPr>
      </w:pPr>
    </w:p>
    <w:p w:rsidR="002E61BF" w:rsidRPr="00357F67" w:rsidRDefault="002E61BF" w:rsidP="008A6D73">
      <w:pPr>
        <w:spacing w:line="240" w:lineRule="auto"/>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5 Discussion</w:t>
      </w:r>
    </w:p>
    <w:p w:rsidR="000C0D7D" w:rsidRPr="00357F67" w:rsidRDefault="000C0D7D" w:rsidP="008A6D73">
      <w:pPr>
        <w:spacing w:line="240" w:lineRule="auto"/>
        <w:rPr>
          <w:rFonts w:ascii="Times New Roman" w:hAnsi="Times New Roman" w:cs="Times New Roman"/>
          <w:b/>
          <w:sz w:val="24"/>
          <w:szCs w:val="24"/>
        </w:rPr>
      </w:pPr>
    </w:p>
    <w:p w:rsidR="008251BF" w:rsidRPr="00357F67" w:rsidRDefault="008251BF" w:rsidP="008A6D73">
      <w:pPr>
        <w:pStyle w:val="Heading2"/>
        <w:rPr>
          <w:rFonts w:ascii="Times New Roman" w:hAnsi="Times New Roman" w:cs="Times New Roman"/>
          <w:sz w:val="24"/>
          <w:szCs w:val="24"/>
        </w:rPr>
      </w:pPr>
      <w:r w:rsidRPr="00357F67">
        <w:rPr>
          <w:rFonts w:ascii="Times New Roman" w:hAnsi="Times New Roman" w:cs="Times New Roman"/>
          <w:sz w:val="24"/>
          <w:szCs w:val="24"/>
        </w:rPr>
        <w:t xml:space="preserve">5.1 </w:t>
      </w:r>
      <w:r w:rsidR="005205E7" w:rsidRPr="00357F67">
        <w:rPr>
          <w:rFonts w:ascii="Times New Roman" w:hAnsi="Times New Roman" w:cs="Times New Roman"/>
          <w:sz w:val="24"/>
          <w:szCs w:val="24"/>
        </w:rPr>
        <w:t>Sources</w:t>
      </w:r>
      <w:r w:rsidRPr="00357F67">
        <w:rPr>
          <w:rFonts w:ascii="Times New Roman" w:hAnsi="Times New Roman" w:cs="Times New Roman"/>
          <w:sz w:val="24"/>
          <w:szCs w:val="24"/>
        </w:rPr>
        <w:t xml:space="preserve"> </w:t>
      </w:r>
      <w:r w:rsidR="005205E7" w:rsidRPr="00357F67">
        <w:rPr>
          <w:rFonts w:ascii="Times New Roman" w:hAnsi="Times New Roman" w:cs="Times New Roman"/>
          <w:sz w:val="24"/>
          <w:szCs w:val="24"/>
        </w:rPr>
        <w:t xml:space="preserve">of </w:t>
      </w:r>
      <w:r w:rsidRPr="00357F67">
        <w:rPr>
          <w:rFonts w:ascii="Times New Roman" w:hAnsi="Times New Roman" w:cs="Times New Roman"/>
          <w:sz w:val="24"/>
          <w:szCs w:val="24"/>
        </w:rPr>
        <w:t>Uncertainty</w:t>
      </w:r>
    </w:p>
    <w:p w:rsidR="005205E7" w:rsidRPr="00357F67" w:rsidRDefault="005205E7" w:rsidP="008A6D73">
      <w:pPr>
        <w:spacing w:line="240" w:lineRule="auto"/>
        <w:rPr>
          <w:rFonts w:ascii="Times New Roman" w:hAnsi="Times New Roman" w:cs="Times New Roman"/>
          <w:sz w:val="24"/>
          <w:szCs w:val="24"/>
        </w:rPr>
      </w:pPr>
    </w:p>
    <w:p w:rsidR="005205E7" w:rsidRPr="00357F67" w:rsidRDefault="005205E7" w:rsidP="008A6D73">
      <w:pPr>
        <w:pStyle w:val="Heading3"/>
        <w:rPr>
          <w:rFonts w:ascii="Times New Roman" w:hAnsi="Times New Roman" w:cs="Times New Roman"/>
          <w:sz w:val="24"/>
          <w:szCs w:val="24"/>
        </w:rPr>
      </w:pPr>
      <w:r w:rsidRPr="00357F67">
        <w:rPr>
          <w:rFonts w:ascii="Times New Roman" w:hAnsi="Times New Roman" w:cs="Times New Roman"/>
          <w:sz w:val="24"/>
          <w:szCs w:val="24"/>
        </w:rPr>
        <w:t>5.1.1 LOADEST</w:t>
      </w:r>
    </w:p>
    <w:p w:rsidR="00656EED" w:rsidRPr="00357F67" w:rsidRDefault="00656EED" w:rsidP="008A6D73">
      <w:pPr>
        <w:spacing w:line="240" w:lineRule="auto"/>
        <w:rPr>
          <w:rFonts w:ascii="Times New Roman" w:hAnsi="Times New Roman" w:cs="Times New Roman"/>
          <w:sz w:val="24"/>
          <w:szCs w:val="24"/>
        </w:rPr>
      </w:pPr>
    </w:p>
    <w:p w:rsidR="00656EED" w:rsidRPr="00357F67" w:rsidRDefault="008251BF"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9A4D6D" w:rsidRPr="00357F67">
        <w:rPr>
          <w:rFonts w:ascii="Times New Roman" w:hAnsi="Times New Roman" w:cs="Times New Roman"/>
          <w:sz w:val="24"/>
          <w:szCs w:val="24"/>
        </w:rPr>
        <w:t xml:space="preserve">These models are “roughly” calibrated and have a variety of sources of uncertainty which should be mentioned.   First, while LOADEST </w:t>
      </w:r>
      <w:r w:rsidR="00D826A3" w:rsidRPr="00357F67">
        <w:rPr>
          <w:rFonts w:ascii="Times New Roman" w:hAnsi="Times New Roman" w:cs="Times New Roman"/>
          <w:sz w:val="24"/>
          <w:szCs w:val="24"/>
        </w:rPr>
        <w:t>is commonly used in</w:t>
      </w:r>
      <w:r w:rsidR="002B019B" w:rsidRPr="00357F67">
        <w:rPr>
          <w:rFonts w:ascii="Times New Roman" w:hAnsi="Times New Roman" w:cs="Times New Roman"/>
          <w:sz w:val="24"/>
          <w:szCs w:val="24"/>
        </w:rPr>
        <w:t xml:space="preserve"> SWAT studies</w:t>
      </w:r>
      <w:r w:rsidR="009A4D6D" w:rsidRPr="00357F67">
        <w:rPr>
          <w:rFonts w:ascii="Times New Roman" w:hAnsi="Times New Roman" w:cs="Times New Roman"/>
          <w:sz w:val="24"/>
          <w:szCs w:val="24"/>
        </w:rPr>
        <w:t xml:space="preserve"> (Almendinger &amp; Murphy 2007</w:t>
      </w:r>
      <w:r w:rsidR="00ED6ABB" w:rsidRPr="00357F67">
        <w:rPr>
          <w:rFonts w:ascii="Times New Roman" w:hAnsi="Times New Roman" w:cs="Times New Roman"/>
          <w:sz w:val="24"/>
          <w:szCs w:val="24"/>
        </w:rPr>
        <w:t>, Kannan 2012</w:t>
      </w:r>
      <w:r w:rsidR="009A4D6D" w:rsidRPr="00357F67">
        <w:rPr>
          <w:rFonts w:ascii="Times New Roman" w:hAnsi="Times New Roman" w:cs="Times New Roman"/>
          <w:sz w:val="24"/>
          <w:szCs w:val="24"/>
        </w:rPr>
        <w:t>)</w:t>
      </w:r>
      <w:r w:rsidR="002B019B" w:rsidRPr="00357F67">
        <w:rPr>
          <w:rFonts w:ascii="Times New Roman" w:hAnsi="Times New Roman" w:cs="Times New Roman"/>
          <w:sz w:val="24"/>
          <w:szCs w:val="24"/>
        </w:rPr>
        <w:t xml:space="preserve">, there are uncertainties in </w:t>
      </w:r>
      <w:r w:rsidR="00656EED" w:rsidRPr="00357F67">
        <w:rPr>
          <w:rFonts w:ascii="Times New Roman" w:hAnsi="Times New Roman" w:cs="Times New Roman"/>
          <w:sz w:val="24"/>
          <w:szCs w:val="24"/>
        </w:rPr>
        <w:t>any</w:t>
      </w:r>
      <w:r w:rsidR="008F71A9" w:rsidRPr="00357F67">
        <w:rPr>
          <w:rFonts w:ascii="Times New Roman" w:hAnsi="Times New Roman" w:cs="Times New Roman"/>
          <w:sz w:val="24"/>
          <w:szCs w:val="24"/>
        </w:rPr>
        <w:t xml:space="preserve"> load estimate</w:t>
      </w:r>
      <w:r w:rsidR="0034392A" w:rsidRPr="00357F67">
        <w:rPr>
          <w:rFonts w:ascii="Times New Roman" w:hAnsi="Times New Roman" w:cs="Times New Roman"/>
          <w:sz w:val="24"/>
          <w:szCs w:val="24"/>
        </w:rPr>
        <w:t>s</w:t>
      </w:r>
      <w:r w:rsidR="002B019B" w:rsidRPr="00357F67">
        <w:rPr>
          <w:rFonts w:ascii="Times New Roman" w:hAnsi="Times New Roman" w:cs="Times New Roman"/>
          <w:sz w:val="24"/>
          <w:szCs w:val="24"/>
        </w:rPr>
        <w:t>.  Flow values are used to calculate loads from concentration estimates made from grab samples.  Thus, while correlations between concentration and flow are generally small, high correlations between flow and loads exist due to the fact that flow is used to compute both the independent and dependent variables.  Shivers and Moglen (2008) refer to th</w:t>
      </w:r>
      <w:r w:rsidR="009A4D6D" w:rsidRPr="00357F67">
        <w:rPr>
          <w:rFonts w:ascii="Times New Roman" w:hAnsi="Times New Roman" w:cs="Times New Roman"/>
          <w:sz w:val="24"/>
          <w:szCs w:val="24"/>
        </w:rPr>
        <w:t>is as spurious correlation</w:t>
      </w:r>
      <w:r w:rsidR="002B019B" w:rsidRPr="00357F67">
        <w:rPr>
          <w:rFonts w:ascii="Times New Roman" w:hAnsi="Times New Roman" w:cs="Times New Roman"/>
          <w:sz w:val="24"/>
          <w:szCs w:val="24"/>
        </w:rPr>
        <w:t xml:space="preserve">.  </w:t>
      </w:r>
      <w:r w:rsidR="0034392A" w:rsidRPr="00357F67">
        <w:rPr>
          <w:rFonts w:ascii="Times New Roman" w:hAnsi="Times New Roman" w:cs="Times New Roman"/>
          <w:sz w:val="24"/>
          <w:szCs w:val="24"/>
        </w:rPr>
        <w:t xml:space="preserve">LOADEST does provide </w:t>
      </w:r>
      <w:r w:rsidR="0028694F" w:rsidRPr="00357F67">
        <w:rPr>
          <w:rFonts w:ascii="Times New Roman" w:hAnsi="Times New Roman" w:cs="Times New Roman"/>
          <w:sz w:val="24"/>
          <w:szCs w:val="24"/>
        </w:rPr>
        <w:t xml:space="preserve">95% confidence intervals </w:t>
      </w:r>
      <w:r w:rsidR="00D826A3" w:rsidRPr="00357F67">
        <w:rPr>
          <w:rFonts w:ascii="Times New Roman" w:hAnsi="Times New Roman" w:cs="Times New Roman"/>
          <w:sz w:val="24"/>
          <w:szCs w:val="24"/>
        </w:rPr>
        <w:t xml:space="preserve">for </w:t>
      </w:r>
      <w:r w:rsidR="0034392A" w:rsidRPr="00357F67">
        <w:rPr>
          <w:rFonts w:ascii="Times New Roman" w:hAnsi="Times New Roman" w:cs="Times New Roman"/>
          <w:sz w:val="24"/>
          <w:szCs w:val="24"/>
        </w:rPr>
        <w:t xml:space="preserve">all outputs, but these are for the calibrated dataset, not the estimation dataset.  This may not be a problem in situations where there is no extrapolation outside the range of flow values in the calibration dataset.  This is not the case for our study, </w:t>
      </w:r>
      <w:r w:rsidR="007E1D48" w:rsidRPr="00357F67">
        <w:rPr>
          <w:rFonts w:ascii="Times New Roman" w:hAnsi="Times New Roman" w:cs="Times New Roman"/>
          <w:sz w:val="24"/>
          <w:szCs w:val="24"/>
        </w:rPr>
        <w:t xml:space="preserve">however, </w:t>
      </w:r>
      <w:r w:rsidR="0034392A" w:rsidRPr="00357F67">
        <w:rPr>
          <w:rFonts w:ascii="Times New Roman" w:hAnsi="Times New Roman" w:cs="Times New Roman"/>
          <w:sz w:val="24"/>
          <w:szCs w:val="24"/>
        </w:rPr>
        <w:t>and is an acknowledged limitation</w:t>
      </w:r>
      <w:r w:rsidR="007E1D48" w:rsidRPr="00357F67">
        <w:rPr>
          <w:rFonts w:ascii="Times New Roman" w:hAnsi="Times New Roman" w:cs="Times New Roman"/>
          <w:sz w:val="24"/>
          <w:szCs w:val="24"/>
        </w:rPr>
        <w:t xml:space="preserve"> (Table 6)</w:t>
      </w:r>
      <w:r w:rsidR="0034392A" w:rsidRPr="00357F67">
        <w:rPr>
          <w:rFonts w:ascii="Times New Roman" w:hAnsi="Times New Roman" w:cs="Times New Roman"/>
          <w:sz w:val="24"/>
          <w:szCs w:val="24"/>
        </w:rPr>
        <w:t xml:space="preserve">.  </w:t>
      </w:r>
      <w:r w:rsidR="007E1D48" w:rsidRPr="00357F67">
        <w:rPr>
          <w:rFonts w:ascii="Times New Roman" w:hAnsi="Times New Roman" w:cs="Times New Roman"/>
          <w:sz w:val="24"/>
          <w:szCs w:val="24"/>
        </w:rPr>
        <w:t>D</w:t>
      </w:r>
      <w:r w:rsidR="007D622C" w:rsidRPr="00357F67">
        <w:rPr>
          <w:rFonts w:ascii="Times New Roman" w:hAnsi="Times New Roman" w:cs="Times New Roman"/>
          <w:sz w:val="24"/>
          <w:szCs w:val="24"/>
        </w:rPr>
        <w:t xml:space="preserve">ays which </w:t>
      </w:r>
      <w:r w:rsidR="006809A7" w:rsidRPr="00357F67">
        <w:rPr>
          <w:rFonts w:ascii="Times New Roman" w:hAnsi="Times New Roman" w:cs="Times New Roman"/>
          <w:sz w:val="24"/>
          <w:szCs w:val="24"/>
        </w:rPr>
        <w:t>did not have all constituents comprising TN or TP were excluded from LOADEST models.  Since SWAT algorithms model each constituent separately, developing load estimates of nitrate/nitrite, organic nitrogen, ammonia, soluble, and insolu</w:t>
      </w:r>
      <w:r w:rsidR="007E1D48" w:rsidRPr="00357F67">
        <w:rPr>
          <w:rFonts w:ascii="Times New Roman" w:hAnsi="Times New Roman" w:cs="Times New Roman"/>
          <w:sz w:val="24"/>
          <w:szCs w:val="24"/>
        </w:rPr>
        <w:t>ble phosphorus separately may facilitate</w:t>
      </w:r>
      <w:r w:rsidR="006809A7" w:rsidRPr="00357F67">
        <w:rPr>
          <w:rFonts w:ascii="Times New Roman" w:hAnsi="Times New Roman" w:cs="Times New Roman"/>
          <w:sz w:val="24"/>
          <w:szCs w:val="24"/>
        </w:rPr>
        <w:t xml:space="preserve"> a more precise calibration of SWAT nutrients.  This </w:t>
      </w:r>
      <w:r w:rsidR="007E1D48" w:rsidRPr="00357F67">
        <w:rPr>
          <w:rFonts w:ascii="Times New Roman" w:hAnsi="Times New Roman" w:cs="Times New Roman"/>
          <w:sz w:val="24"/>
          <w:szCs w:val="24"/>
        </w:rPr>
        <w:t>may</w:t>
      </w:r>
      <w:r w:rsidR="006809A7" w:rsidRPr="00357F67">
        <w:rPr>
          <w:rFonts w:ascii="Times New Roman" w:hAnsi="Times New Roman" w:cs="Times New Roman"/>
          <w:sz w:val="24"/>
          <w:szCs w:val="24"/>
        </w:rPr>
        <w:t xml:space="preserve"> also enable comparison with Ammonia </w:t>
      </w:r>
      <w:r w:rsidR="007E1D48" w:rsidRPr="00357F67">
        <w:rPr>
          <w:rFonts w:ascii="Times New Roman" w:hAnsi="Times New Roman" w:cs="Times New Roman"/>
          <w:sz w:val="24"/>
          <w:szCs w:val="24"/>
        </w:rPr>
        <w:t>and Phosphorus TMDLs</w:t>
      </w:r>
      <w:r w:rsidR="006809A7" w:rsidRPr="00357F67">
        <w:rPr>
          <w:rFonts w:ascii="Times New Roman" w:hAnsi="Times New Roman" w:cs="Times New Roman"/>
          <w:sz w:val="24"/>
          <w:szCs w:val="24"/>
        </w:rPr>
        <w:t xml:space="preserve">.  </w:t>
      </w:r>
    </w:p>
    <w:p w:rsidR="007E1D48" w:rsidRPr="00357F67" w:rsidRDefault="007E1D48" w:rsidP="008A6D73">
      <w:pPr>
        <w:spacing w:line="240" w:lineRule="auto"/>
        <w:rPr>
          <w:rFonts w:ascii="Times New Roman" w:hAnsi="Times New Roman" w:cs="Times New Roman"/>
          <w:sz w:val="24"/>
          <w:szCs w:val="24"/>
        </w:rPr>
      </w:pPr>
    </w:p>
    <w:tbl>
      <w:tblPr>
        <w:tblW w:w="6800" w:type="dxa"/>
        <w:jc w:val="center"/>
        <w:tblInd w:w="93" w:type="dxa"/>
        <w:tblLook w:val="04A0" w:firstRow="1" w:lastRow="0" w:firstColumn="1" w:lastColumn="0" w:noHBand="0" w:noVBand="1"/>
      </w:tblPr>
      <w:tblGrid>
        <w:gridCol w:w="1600"/>
        <w:gridCol w:w="1856"/>
        <w:gridCol w:w="2118"/>
        <w:gridCol w:w="1269"/>
      </w:tblGrid>
      <w:tr w:rsidR="007E1D48" w:rsidRPr="00357F67" w:rsidTr="007E1D48">
        <w:trPr>
          <w:trHeight w:val="645"/>
          <w:jc w:val="center"/>
        </w:trPr>
        <w:tc>
          <w:tcPr>
            <w:tcW w:w="6800" w:type="dxa"/>
            <w:gridSpan w:val="4"/>
            <w:tcBorders>
              <w:top w:val="nil"/>
              <w:left w:val="nil"/>
              <w:bottom w:val="single" w:sz="4" w:space="0" w:color="auto"/>
              <w:right w:val="nil"/>
            </w:tcBorders>
            <w:shd w:val="clear" w:color="auto" w:fill="auto"/>
            <w:vAlign w:val="bottom"/>
            <w:hideMark/>
          </w:tcPr>
          <w:p w:rsidR="007E1D48" w:rsidRPr="00357F67" w:rsidRDefault="007E1D48" w:rsidP="008A6D73">
            <w:pPr>
              <w:spacing w:line="240" w:lineRule="auto"/>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 xml:space="preserve">Table 6:  </w:t>
            </w:r>
            <w:r w:rsidRPr="00357F67">
              <w:rPr>
                <w:rFonts w:ascii="Times New Roman" w:eastAsia="Times New Roman" w:hAnsi="Times New Roman" w:cs="Times New Roman"/>
                <w:color w:val="000000"/>
                <w:sz w:val="24"/>
                <w:szCs w:val="24"/>
              </w:rPr>
              <w:t>Percent difference between maximum flow in the calibration period (CP) and estimation period (EP).</w:t>
            </w:r>
          </w:p>
        </w:tc>
      </w:tr>
      <w:tr w:rsidR="007E1D48" w:rsidRPr="00357F67" w:rsidTr="007E1D48">
        <w:trPr>
          <w:trHeight w:val="615"/>
          <w:jc w:val="center"/>
        </w:trPr>
        <w:tc>
          <w:tcPr>
            <w:tcW w:w="1600" w:type="dxa"/>
            <w:tcBorders>
              <w:top w:val="nil"/>
              <w:left w:val="nil"/>
              <w:bottom w:val="single" w:sz="12" w:space="0" w:color="auto"/>
              <w:right w:val="nil"/>
            </w:tcBorders>
            <w:shd w:val="clear" w:color="auto" w:fill="auto"/>
            <w:noWrap/>
            <w:vAlign w:val="center"/>
            <w:hideMark/>
          </w:tcPr>
          <w:p w:rsidR="007E1D48" w:rsidRPr="00357F67" w:rsidRDefault="007E1D4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Gage</w:t>
            </w:r>
          </w:p>
        </w:tc>
        <w:tc>
          <w:tcPr>
            <w:tcW w:w="1856" w:type="dxa"/>
            <w:tcBorders>
              <w:top w:val="nil"/>
              <w:left w:val="nil"/>
              <w:bottom w:val="single" w:sz="12" w:space="0" w:color="auto"/>
              <w:right w:val="nil"/>
            </w:tcBorders>
            <w:shd w:val="clear" w:color="auto" w:fill="auto"/>
            <w:vAlign w:val="center"/>
            <w:hideMark/>
          </w:tcPr>
          <w:p w:rsidR="007E1D48" w:rsidRPr="00357F67" w:rsidRDefault="007E1D4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Maximum Flow (cfs) EP</w:t>
            </w:r>
          </w:p>
        </w:tc>
        <w:tc>
          <w:tcPr>
            <w:tcW w:w="2118" w:type="dxa"/>
            <w:tcBorders>
              <w:top w:val="nil"/>
              <w:left w:val="nil"/>
              <w:bottom w:val="single" w:sz="12" w:space="0" w:color="auto"/>
              <w:right w:val="nil"/>
            </w:tcBorders>
            <w:shd w:val="clear" w:color="auto" w:fill="auto"/>
            <w:vAlign w:val="center"/>
            <w:hideMark/>
          </w:tcPr>
          <w:p w:rsidR="007E1D48" w:rsidRPr="00357F67" w:rsidRDefault="007E1D4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Maximum Flow (cfs) CP</w:t>
            </w:r>
          </w:p>
        </w:tc>
        <w:tc>
          <w:tcPr>
            <w:tcW w:w="1226" w:type="dxa"/>
            <w:tcBorders>
              <w:top w:val="nil"/>
              <w:left w:val="nil"/>
              <w:bottom w:val="single" w:sz="12" w:space="0" w:color="auto"/>
              <w:right w:val="nil"/>
            </w:tcBorders>
            <w:shd w:val="clear" w:color="auto" w:fill="auto"/>
            <w:noWrap/>
            <w:vAlign w:val="center"/>
            <w:hideMark/>
          </w:tcPr>
          <w:p w:rsidR="007E1D48" w:rsidRPr="00357F67" w:rsidRDefault="007E1D4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Difference (%)</w:t>
            </w:r>
          </w:p>
        </w:tc>
      </w:tr>
      <w:tr w:rsidR="007E1D48" w:rsidRPr="00357F67" w:rsidTr="007E1D48">
        <w:trPr>
          <w:trHeight w:val="315"/>
          <w:jc w:val="center"/>
        </w:trPr>
        <w:tc>
          <w:tcPr>
            <w:tcW w:w="1600"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Dilley</w:t>
            </w:r>
          </w:p>
        </w:tc>
        <w:tc>
          <w:tcPr>
            <w:tcW w:w="185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8620</w:t>
            </w:r>
          </w:p>
        </w:tc>
        <w:tc>
          <w:tcPr>
            <w:tcW w:w="2118"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3350</w:t>
            </w:r>
          </w:p>
        </w:tc>
        <w:tc>
          <w:tcPr>
            <w:tcW w:w="122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157.3</w:t>
            </w:r>
          </w:p>
        </w:tc>
      </w:tr>
      <w:tr w:rsidR="007E1D48" w:rsidRPr="00357F67"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Fanno (TSS)</w:t>
            </w:r>
          </w:p>
        </w:tc>
        <w:tc>
          <w:tcPr>
            <w:tcW w:w="185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1410</w:t>
            </w:r>
          </w:p>
        </w:tc>
        <w:tc>
          <w:tcPr>
            <w:tcW w:w="2118"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779</w:t>
            </w:r>
          </w:p>
        </w:tc>
        <w:tc>
          <w:tcPr>
            <w:tcW w:w="122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81.0</w:t>
            </w:r>
          </w:p>
        </w:tc>
      </w:tr>
      <w:tr w:rsidR="007E1D48" w:rsidRPr="00357F67"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Fanno (TN, TP)</w:t>
            </w:r>
          </w:p>
        </w:tc>
        <w:tc>
          <w:tcPr>
            <w:tcW w:w="185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1410</w:t>
            </w:r>
          </w:p>
        </w:tc>
        <w:tc>
          <w:tcPr>
            <w:tcW w:w="2118"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840</w:t>
            </w:r>
          </w:p>
        </w:tc>
        <w:tc>
          <w:tcPr>
            <w:tcW w:w="122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67.9</w:t>
            </w:r>
          </w:p>
        </w:tc>
      </w:tr>
      <w:tr w:rsidR="007E1D48" w:rsidRPr="00357F67"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West Linn</w:t>
            </w:r>
          </w:p>
        </w:tc>
        <w:tc>
          <w:tcPr>
            <w:tcW w:w="185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25900</w:t>
            </w:r>
          </w:p>
        </w:tc>
        <w:tc>
          <w:tcPr>
            <w:tcW w:w="2118"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15500</w:t>
            </w:r>
          </w:p>
        </w:tc>
        <w:tc>
          <w:tcPr>
            <w:tcW w:w="122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67.1</w:t>
            </w:r>
          </w:p>
        </w:tc>
      </w:tr>
      <w:tr w:rsidR="007E1D48" w:rsidRPr="00357F67" w:rsidTr="007E1D48">
        <w:trPr>
          <w:trHeight w:val="300"/>
          <w:jc w:val="center"/>
        </w:trPr>
        <w:tc>
          <w:tcPr>
            <w:tcW w:w="1600" w:type="dxa"/>
            <w:tcBorders>
              <w:top w:val="nil"/>
              <w:left w:val="nil"/>
              <w:bottom w:val="single" w:sz="4" w:space="0" w:color="auto"/>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Yamhill DEQ</w:t>
            </w:r>
          </w:p>
        </w:tc>
        <w:tc>
          <w:tcPr>
            <w:tcW w:w="1856" w:type="dxa"/>
            <w:tcBorders>
              <w:top w:val="nil"/>
              <w:left w:val="nil"/>
              <w:bottom w:val="single" w:sz="4" w:space="0" w:color="auto"/>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56420</w:t>
            </w:r>
          </w:p>
        </w:tc>
        <w:tc>
          <w:tcPr>
            <w:tcW w:w="2118" w:type="dxa"/>
            <w:tcBorders>
              <w:top w:val="nil"/>
              <w:left w:val="nil"/>
              <w:bottom w:val="single" w:sz="4" w:space="0" w:color="auto"/>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17080</w:t>
            </w:r>
          </w:p>
        </w:tc>
        <w:tc>
          <w:tcPr>
            <w:tcW w:w="1226" w:type="dxa"/>
            <w:tcBorders>
              <w:top w:val="nil"/>
              <w:left w:val="nil"/>
              <w:bottom w:val="single" w:sz="4" w:space="0" w:color="auto"/>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230.3</w:t>
            </w:r>
          </w:p>
        </w:tc>
      </w:tr>
    </w:tbl>
    <w:p w:rsidR="007E1D48" w:rsidRPr="00357F67" w:rsidRDefault="007E1D48" w:rsidP="008A6D73">
      <w:pPr>
        <w:spacing w:line="240" w:lineRule="auto"/>
        <w:rPr>
          <w:rFonts w:ascii="Times New Roman" w:hAnsi="Times New Roman" w:cs="Times New Roman"/>
          <w:sz w:val="24"/>
          <w:szCs w:val="24"/>
        </w:rPr>
      </w:pPr>
    </w:p>
    <w:p w:rsidR="007E1D48" w:rsidRPr="00357F67" w:rsidRDefault="007E1D48" w:rsidP="008A6D73">
      <w:pPr>
        <w:spacing w:line="240" w:lineRule="auto"/>
        <w:rPr>
          <w:rFonts w:ascii="Times New Roman" w:hAnsi="Times New Roman" w:cs="Times New Roman"/>
          <w:sz w:val="24"/>
          <w:szCs w:val="24"/>
        </w:rPr>
      </w:pPr>
    </w:p>
    <w:p w:rsidR="005205E7" w:rsidRPr="00357F67" w:rsidRDefault="005205E7" w:rsidP="008A6D73">
      <w:pPr>
        <w:pStyle w:val="Heading3"/>
        <w:rPr>
          <w:rFonts w:ascii="Times New Roman" w:hAnsi="Times New Roman" w:cs="Times New Roman"/>
          <w:sz w:val="24"/>
          <w:szCs w:val="24"/>
        </w:rPr>
      </w:pPr>
      <w:r w:rsidRPr="00357F67">
        <w:rPr>
          <w:rFonts w:ascii="Times New Roman" w:hAnsi="Times New Roman" w:cs="Times New Roman"/>
          <w:sz w:val="24"/>
          <w:szCs w:val="24"/>
        </w:rPr>
        <w:t>5.1.2  Parameter Uncertainty</w:t>
      </w:r>
    </w:p>
    <w:p w:rsidR="005205E7" w:rsidRPr="00357F67" w:rsidRDefault="005205E7" w:rsidP="008A6D73">
      <w:pPr>
        <w:spacing w:line="240" w:lineRule="auto"/>
        <w:rPr>
          <w:rFonts w:ascii="Times New Roman" w:hAnsi="Times New Roman" w:cs="Times New Roman"/>
          <w:sz w:val="24"/>
          <w:szCs w:val="24"/>
        </w:rPr>
      </w:pPr>
    </w:p>
    <w:p w:rsidR="000C0D7D" w:rsidRPr="00357F67" w:rsidRDefault="007E1D48"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Another area of uncertainty lies in the measurement and estimation of model parameters.  Because it is often times difficult or impossible to </w:t>
      </w:r>
      <w:r w:rsidR="005205E7" w:rsidRPr="00357F67">
        <w:rPr>
          <w:rFonts w:ascii="Times New Roman" w:hAnsi="Times New Roman" w:cs="Times New Roman"/>
          <w:sz w:val="24"/>
          <w:szCs w:val="24"/>
        </w:rPr>
        <w:t>measure these parameters</w:t>
      </w:r>
      <w:ins w:id="692" w:author="changh" w:date="2014-01-05T07:32:00Z">
        <w:r w:rsidR="000A5BAC">
          <w:rPr>
            <w:rFonts w:ascii="Times New Roman" w:hAnsi="Times New Roman" w:cs="Times New Roman"/>
            <w:sz w:val="24"/>
            <w:szCs w:val="24"/>
          </w:rPr>
          <w:t>,</w:t>
        </w:r>
      </w:ins>
      <w:r w:rsidR="00B11105" w:rsidRPr="00357F67">
        <w:rPr>
          <w:rFonts w:ascii="Times New Roman" w:hAnsi="Times New Roman" w:cs="Times New Roman"/>
          <w:sz w:val="24"/>
          <w:szCs w:val="24"/>
        </w:rPr>
        <w:t xml:space="preserve"> it is becoming generally accepted as unrealistic to ascribe one value to all parameters</w:t>
      </w:r>
      <w:r w:rsidR="005205E7" w:rsidRPr="00357F67">
        <w:rPr>
          <w:rFonts w:ascii="Times New Roman" w:hAnsi="Times New Roman" w:cs="Times New Roman"/>
          <w:sz w:val="24"/>
          <w:szCs w:val="24"/>
        </w:rPr>
        <w:t xml:space="preserve"> in a watershed model</w:t>
      </w:r>
      <w:r w:rsidR="00B11105" w:rsidRPr="00357F67">
        <w:rPr>
          <w:rFonts w:ascii="Times New Roman" w:hAnsi="Times New Roman" w:cs="Times New Roman"/>
          <w:sz w:val="24"/>
          <w:szCs w:val="24"/>
        </w:rPr>
        <w:t>.  Rather, information on the study site should be collected so that informed estimates of sensitive parameters can be made</w:t>
      </w:r>
      <w:r w:rsidR="005205E7" w:rsidRPr="00357F67">
        <w:rPr>
          <w:rFonts w:ascii="Times New Roman" w:hAnsi="Times New Roman" w:cs="Times New Roman"/>
          <w:sz w:val="24"/>
          <w:szCs w:val="24"/>
        </w:rPr>
        <w:t>.</w:t>
      </w:r>
      <w:r w:rsidR="00B11105" w:rsidRPr="00357F67">
        <w:rPr>
          <w:rFonts w:ascii="Times New Roman" w:hAnsi="Times New Roman" w:cs="Times New Roman"/>
          <w:sz w:val="24"/>
          <w:szCs w:val="24"/>
        </w:rPr>
        <w:t xml:space="preserve">  Once realistic parameter ranges have been chosen, parameter uncertainty can be assessed through a Monte Carlo style approach (Abbaspour et al 2007; Almendinger and Murphey 2007)</w:t>
      </w:r>
      <w:r w:rsidR="005205E7" w:rsidRPr="00357F67">
        <w:rPr>
          <w:rFonts w:ascii="Times New Roman" w:hAnsi="Times New Roman" w:cs="Times New Roman"/>
          <w:sz w:val="24"/>
          <w:szCs w:val="24"/>
        </w:rPr>
        <w:t xml:space="preserve"> using the SWAT-CUP software</w:t>
      </w:r>
      <w:r w:rsidR="00B11105" w:rsidRPr="00357F67">
        <w:rPr>
          <w:rFonts w:ascii="Times New Roman" w:hAnsi="Times New Roman" w:cs="Times New Roman"/>
          <w:sz w:val="24"/>
          <w:szCs w:val="24"/>
        </w:rPr>
        <w:t xml:space="preserve">.  </w:t>
      </w:r>
      <w:r w:rsidR="007E53F0" w:rsidRPr="00357F67">
        <w:rPr>
          <w:rFonts w:ascii="Times New Roman" w:hAnsi="Times New Roman" w:cs="Times New Roman"/>
          <w:sz w:val="24"/>
          <w:szCs w:val="24"/>
        </w:rPr>
        <w:t xml:space="preserve">While this type of uncertainty analysis was beyond the scope of this </w:t>
      </w:r>
      <w:commentRangeStart w:id="693"/>
      <w:r w:rsidR="007E53F0" w:rsidRPr="00357F67">
        <w:rPr>
          <w:rFonts w:ascii="Times New Roman" w:hAnsi="Times New Roman" w:cs="Times New Roman"/>
          <w:sz w:val="24"/>
          <w:szCs w:val="24"/>
        </w:rPr>
        <w:t>study</w:t>
      </w:r>
      <w:commentRangeEnd w:id="693"/>
      <w:r w:rsidR="000A5BAC">
        <w:rPr>
          <w:rStyle w:val="CommentReference"/>
        </w:rPr>
        <w:commentReference w:id="693"/>
      </w:r>
      <w:r w:rsidR="007E53F0" w:rsidRPr="00357F67">
        <w:rPr>
          <w:rFonts w:ascii="Times New Roman" w:hAnsi="Times New Roman" w:cs="Times New Roman"/>
          <w:sz w:val="24"/>
          <w:szCs w:val="24"/>
        </w:rPr>
        <w:t xml:space="preserve">, future work should consider including this analysis when presenting calibration results.  </w:t>
      </w:r>
    </w:p>
    <w:p w:rsidR="00D826A3" w:rsidRPr="00357F67" w:rsidRDefault="00D826A3" w:rsidP="008A6D73">
      <w:pPr>
        <w:spacing w:line="240" w:lineRule="auto"/>
        <w:rPr>
          <w:rFonts w:ascii="Times New Roman" w:hAnsi="Times New Roman" w:cs="Times New Roman"/>
          <w:sz w:val="24"/>
          <w:szCs w:val="24"/>
        </w:rPr>
      </w:pPr>
    </w:p>
    <w:p w:rsidR="00D826A3" w:rsidRPr="00357F67" w:rsidRDefault="005205E7" w:rsidP="008A6D73">
      <w:pPr>
        <w:pStyle w:val="Heading3"/>
        <w:rPr>
          <w:rFonts w:ascii="Times New Roman" w:hAnsi="Times New Roman" w:cs="Times New Roman"/>
          <w:sz w:val="24"/>
          <w:szCs w:val="24"/>
        </w:rPr>
      </w:pPr>
      <w:r w:rsidRPr="00357F67">
        <w:rPr>
          <w:rFonts w:ascii="Times New Roman" w:hAnsi="Times New Roman" w:cs="Times New Roman"/>
          <w:sz w:val="24"/>
          <w:szCs w:val="24"/>
        </w:rPr>
        <w:t>5.1.3</w:t>
      </w:r>
      <w:r w:rsidR="00D826A3" w:rsidRPr="00357F67">
        <w:rPr>
          <w:rFonts w:ascii="Times New Roman" w:hAnsi="Times New Roman" w:cs="Times New Roman"/>
          <w:sz w:val="24"/>
          <w:szCs w:val="24"/>
        </w:rPr>
        <w:t xml:space="preserve"> Waste-water Treatment Plants</w:t>
      </w:r>
    </w:p>
    <w:p w:rsidR="00D826A3" w:rsidRPr="00357F67" w:rsidRDefault="00D826A3" w:rsidP="008A6D73">
      <w:pPr>
        <w:spacing w:line="240" w:lineRule="auto"/>
        <w:rPr>
          <w:rFonts w:ascii="Times New Roman" w:hAnsi="Times New Roman" w:cs="Times New Roman"/>
          <w:sz w:val="24"/>
          <w:szCs w:val="24"/>
        </w:rPr>
      </w:pPr>
    </w:p>
    <w:p w:rsidR="00D826A3" w:rsidRPr="00357F67" w:rsidRDefault="00D826A3"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The presence of WWTPs along the Tualatin River poses a challenge to accurate modeling.  While the flow from the WWTPs was included in the model, deriving daily or monthly estimates of nutrient effluent proved difficult due to lack of historic data</w:t>
      </w:r>
      <w:r w:rsidR="007D622C" w:rsidRPr="00357F67">
        <w:rPr>
          <w:rFonts w:ascii="Times New Roman" w:hAnsi="Times New Roman" w:cs="Times New Roman"/>
          <w:sz w:val="24"/>
          <w:szCs w:val="24"/>
        </w:rPr>
        <w:t xml:space="preserve"> and </w:t>
      </w:r>
      <w:r w:rsidRPr="00357F67">
        <w:rPr>
          <w:rFonts w:ascii="Times New Roman" w:hAnsi="Times New Roman" w:cs="Times New Roman"/>
          <w:sz w:val="24"/>
          <w:szCs w:val="24"/>
        </w:rPr>
        <w:t>implementation of TMDLs in the mid 1990</w:t>
      </w:r>
      <w:del w:id="694" w:author="changh" w:date="2014-01-05T07:34:00Z">
        <w:r w:rsidRPr="00357F67" w:rsidDel="000A5BAC">
          <w:rPr>
            <w:rFonts w:ascii="Times New Roman" w:hAnsi="Times New Roman" w:cs="Times New Roman"/>
            <w:sz w:val="24"/>
            <w:szCs w:val="24"/>
          </w:rPr>
          <w:delText>’</w:delText>
        </w:r>
      </w:del>
      <w:r w:rsidRPr="00357F67">
        <w:rPr>
          <w:rFonts w:ascii="Times New Roman" w:hAnsi="Times New Roman" w:cs="Times New Roman"/>
          <w:sz w:val="24"/>
          <w:szCs w:val="24"/>
        </w:rPr>
        <w:t xml:space="preserve">s </w:t>
      </w:r>
      <w:r w:rsidR="007D622C" w:rsidRPr="00357F67">
        <w:rPr>
          <w:rFonts w:ascii="Times New Roman" w:hAnsi="Times New Roman" w:cs="Times New Roman"/>
          <w:sz w:val="24"/>
          <w:szCs w:val="24"/>
        </w:rPr>
        <w:t xml:space="preserve">which </w:t>
      </w:r>
      <w:r w:rsidR="00D129B9" w:rsidRPr="00357F67">
        <w:rPr>
          <w:rFonts w:ascii="Times New Roman" w:hAnsi="Times New Roman" w:cs="Times New Roman"/>
          <w:sz w:val="24"/>
          <w:szCs w:val="24"/>
        </w:rPr>
        <w:t xml:space="preserve">helped reduce nutrient loads </w:t>
      </w:r>
      <w:r w:rsidRPr="00357F67">
        <w:rPr>
          <w:rFonts w:ascii="Times New Roman" w:hAnsi="Times New Roman" w:cs="Times New Roman"/>
          <w:sz w:val="24"/>
          <w:szCs w:val="24"/>
        </w:rPr>
        <w:t>(Figure 4)</w:t>
      </w:r>
      <w:r w:rsidR="005205E7" w:rsidRPr="00357F67">
        <w:rPr>
          <w:rFonts w:ascii="Times New Roman" w:hAnsi="Times New Roman" w:cs="Times New Roman"/>
          <w:sz w:val="24"/>
          <w:szCs w:val="24"/>
        </w:rPr>
        <w:t>, but</w:t>
      </w:r>
      <w:r w:rsidR="007D622C" w:rsidRPr="00357F67">
        <w:rPr>
          <w:rFonts w:ascii="Times New Roman" w:hAnsi="Times New Roman" w:cs="Times New Roman"/>
          <w:sz w:val="24"/>
          <w:szCs w:val="24"/>
        </w:rPr>
        <w:t xml:space="preserve"> creat</w:t>
      </w:r>
      <w:r w:rsidR="005205E7" w:rsidRPr="00357F67">
        <w:rPr>
          <w:rFonts w:ascii="Times New Roman" w:hAnsi="Times New Roman" w:cs="Times New Roman"/>
          <w:sz w:val="24"/>
          <w:szCs w:val="24"/>
        </w:rPr>
        <w:t>ed</w:t>
      </w:r>
      <w:r w:rsidR="007D622C" w:rsidRPr="00357F67">
        <w:rPr>
          <w:rFonts w:ascii="Times New Roman" w:hAnsi="Times New Roman" w:cs="Times New Roman"/>
          <w:sz w:val="24"/>
          <w:szCs w:val="24"/>
        </w:rPr>
        <w:t xml:space="preserve"> </w:t>
      </w:r>
      <w:r w:rsidR="00D129B9" w:rsidRPr="00357F67">
        <w:rPr>
          <w:rFonts w:ascii="Times New Roman" w:hAnsi="Times New Roman" w:cs="Times New Roman"/>
          <w:sz w:val="24"/>
          <w:szCs w:val="24"/>
        </w:rPr>
        <w:t xml:space="preserve">distinct changes in temporal loading patterns.   Since these loads are not included in the model, nutrients off the landscape are inherently over-estimated.  </w:t>
      </w:r>
    </w:p>
    <w:p w:rsidR="00D826A3" w:rsidRPr="00357F67" w:rsidRDefault="00D826A3" w:rsidP="008A6D73">
      <w:pPr>
        <w:spacing w:line="240" w:lineRule="auto"/>
        <w:rPr>
          <w:rFonts w:ascii="Times New Roman" w:hAnsi="Times New Roman" w:cs="Times New Roman"/>
          <w:sz w:val="24"/>
          <w:szCs w:val="24"/>
        </w:rPr>
      </w:pPr>
    </w:p>
    <w:p w:rsidR="00D826A3" w:rsidRPr="00357F67" w:rsidRDefault="00D826A3" w:rsidP="008A6D73">
      <w:pPr>
        <w:spacing w:line="240" w:lineRule="auto"/>
        <w:jc w:val="center"/>
        <w:rPr>
          <w:rFonts w:ascii="Times New Roman" w:hAnsi="Times New Roman" w:cs="Times New Roman"/>
          <w:sz w:val="24"/>
          <w:szCs w:val="24"/>
        </w:rPr>
      </w:pPr>
      <w:r w:rsidRPr="00357F67">
        <w:rPr>
          <w:rFonts w:ascii="Times New Roman" w:hAnsi="Times New Roman" w:cs="Times New Roman"/>
          <w:noProof/>
          <w:sz w:val="24"/>
          <w:szCs w:val="24"/>
        </w:rPr>
        <w:drawing>
          <wp:inline distT="0" distB="0" distL="0" distR="0" wp14:anchorId="17BBDF66" wp14:editId="1D761C4E">
            <wp:extent cx="5943600" cy="2990850"/>
            <wp:effectExtent l="0" t="0" r="0" b="0"/>
            <wp:docPr id="10" name="Picture 10" descr="I:\Research\Samba\H2Oeco\MikeP\DATA\WQ_DATA\TREATMENT_PLANTS\WWTP_Analysis\TN_Dur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TN_Dur_Boxplot.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D826A3" w:rsidRPr="00357F67" w:rsidRDefault="00D826A3" w:rsidP="008A6D73">
      <w:pPr>
        <w:spacing w:line="240" w:lineRule="auto"/>
        <w:jc w:val="center"/>
        <w:rPr>
          <w:rFonts w:ascii="Times New Roman" w:hAnsi="Times New Roman" w:cs="Times New Roman"/>
          <w:sz w:val="24"/>
          <w:szCs w:val="24"/>
        </w:rPr>
      </w:pPr>
      <w:r w:rsidRPr="00357F67">
        <w:rPr>
          <w:rFonts w:ascii="Times New Roman" w:hAnsi="Times New Roman" w:cs="Times New Roman"/>
          <w:noProof/>
          <w:sz w:val="24"/>
          <w:szCs w:val="24"/>
        </w:rPr>
        <w:drawing>
          <wp:inline distT="0" distB="0" distL="0" distR="0" wp14:anchorId="5728A46A" wp14:editId="4D386CAB">
            <wp:extent cx="5947410" cy="2941955"/>
            <wp:effectExtent l="0" t="0" r="0" b="0"/>
            <wp:docPr id="15" name="Picture 15" descr="I:\Research\Samba\H2Oeco\MikeP\DATA\WQ_DATA\TREATMENT_PLANTS\WWTP_Analysis\ggplot_TN_Efflu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ggplot_TN_Effluent.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7410" cy="2941955"/>
                    </a:xfrm>
                    <a:prstGeom prst="rect">
                      <a:avLst/>
                    </a:prstGeom>
                    <a:noFill/>
                    <a:ln>
                      <a:noFill/>
                    </a:ln>
                  </pic:spPr>
                </pic:pic>
              </a:graphicData>
            </a:graphic>
          </wp:inline>
        </w:drawing>
      </w:r>
      <w:r w:rsidR="007A35A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8ADC71F" wp14:editId="0DBCB26D">
                <wp:simplePos x="0" y="0"/>
                <wp:positionH relativeFrom="column">
                  <wp:posOffset>914400</wp:posOffset>
                </wp:positionH>
                <wp:positionV relativeFrom="paragraph">
                  <wp:posOffset>1162050</wp:posOffset>
                </wp:positionV>
                <wp:extent cx="942975" cy="483870"/>
                <wp:effectExtent l="0" t="0" r="0"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83870"/>
                        </a:xfrm>
                        <a:prstGeom prst="rect">
                          <a:avLst/>
                        </a:prstGeom>
                        <a:noFill/>
                        <a:ln w="9525">
                          <a:noFill/>
                          <a:miter lim="800000"/>
                          <a:headEnd/>
                          <a:tailEnd/>
                        </a:ln>
                      </wps:spPr>
                      <wps:txbx>
                        <w:txbxContent>
                          <w:p w:rsidR="001178E2" w:rsidRDefault="001178E2" w:rsidP="00D826A3">
                            <w:pPr>
                              <w:jc w:val="center"/>
                              <w:rPr>
                                <w:b/>
                              </w:rPr>
                            </w:pPr>
                            <w:r w:rsidRPr="00815FF2">
                              <w:rPr>
                                <w:b/>
                              </w:rPr>
                              <w:t>NO DATA</w:t>
                            </w:r>
                          </w:p>
                          <w:p w:rsidR="001178E2" w:rsidRPr="00815FF2" w:rsidRDefault="001178E2" w:rsidP="00D826A3">
                            <w:pPr>
                              <w:jc w:val="center"/>
                              <w:rPr>
                                <w:b/>
                              </w:rPr>
                            </w:pPr>
                            <w:r>
                              <w:rPr>
                                <w:b/>
                              </w:rPr>
                              <w:t>AVAILABLE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71" type="#_x0000_t202" style="position:absolute;left:0;text-align:left;margin-left:1in;margin-top:91.5pt;width:74.25pt;height:38.1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" filled="f" stroked="f">
                <v:textbox style="mso-fit-shape-to-text:t">
                  <w:txbxContent>
                    <w:p w:rsidR="001178E2" w:rsidRDefault="001178E2" w:rsidP="00D826A3">
                      <w:pPr>
                        <w:jc w:val="center"/>
                        <w:rPr>
                          <w:b/>
                        </w:rPr>
                      </w:pPr>
                      <w:r w:rsidRPr="00815FF2">
                        <w:rPr>
                          <w:b/>
                        </w:rPr>
                        <w:t>NO DATA</w:t>
                      </w:r>
                    </w:p>
                    <w:p w:rsidR="001178E2" w:rsidRPr="00815FF2" w:rsidRDefault="001178E2" w:rsidP="00D826A3">
                      <w:pPr>
                        <w:jc w:val="center"/>
                        <w:rPr>
                          <w:b/>
                        </w:rPr>
                      </w:pPr>
                      <w:r>
                        <w:rPr>
                          <w:b/>
                        </w:rPr>
                        <w:t>AVAILABLE</w:t>
                      </w:r>
                    </w:p>
                  </w:txbxContent>
                </v:textbox>
              </v:shape>
            </w:pict>
          </mc:Fallback>
        </mc:AlternateContent>
      </w:r>
    </w:p>
    <w:p w:rsidR="00D826A3" w:rsidRPr="00357F67" w:rsidRDefault="00D826A3" w:rsidP="008A6D73">
      <w:pPr>
        <w:spacing w:line="240" w:lineRule="auto"/>
        <w:ind w:left="630" w:hanging="630"/>
        <w:rPr>
          <w:rFonts w:ascii="Times New Roman" w:hAnsi="Times New Roman" w:cs="Times New Roman"/>
          <w:sz w:val="24"/>
          <w:szCs w:val="24"/>
        </w:rPr>
      </w:pPr>
      <w:r w:rsidRPr="00357F67">
        <w:rPr>
          <w:rFonts w:ascii="Times New Roman" w:hAnsi="Times New Roman" w:cs="Times New Roman"/>
          <w:b/>
          <w:sz w:val="24"/>
          <w:szCs w:val="24"/>
        </w:rPr>
        <w:t xml:space="preserve">Fig </w:t>
      </w:r>
      <w:r w:rsidR="00EE2C5B" w:rsidRPr="00357F67">
        <w:rPr>
          <w:rFonts w:ascii="Times New Roman" w:hAnsi="Times New Roman" w:cs="Times New Roman"/>
          <w:b/>
          <w:sz w:val="24"/>
          <w:szCs w:val="24"/>
        </w:rPr>
        <w:t>10</w:t>
      </w:r>
      <w:r w:rsidRPr="00357F67">
        <w:rPr>
          <w:rFonts w:ascii="Times New Roman" w:hAnsi="Times New Roman" w:cs="Times New Roman"/>
          <w:b/>
          <w:sz w:val="24"/>
          <w:szCs w:val="24"/>
        </w:rPr>
        <w:t>:</w:t>
      </w:r>
      <w:r w:rsidRPr="00357F67">
        <w:rPr>
          <w:rFonts w:ascii="Times New Roman" w:hAnsi="Times New Roman" w:cs="Times New Roman"/>
          <w:sz w:val="24"/>
          <w:szCs w:val="24"/>
        </w:rPr>
        <w:t xml:space="preserve">  Box plots and time series of Total Nitrogen concentrations of effluent from the Durham waste-water treatment plant.</w:t>
      </w:r>
    </w:p>
    <w:p w:rsidR="00D826A3" w:rsidRPr="00357F67" w:rsidRDefault="00D826A3" w:rsidP="008A6D73">
      <w:pPr>
        <w:spacing w:line="240" w:lineRule="auto"/>
        <w:rPr>
          <w:rFonts w:ascii="Times New Roman" w:hAnsi="Times New Roman" w:cs="Times New Roman"/>
          <w:sz w:val="24"/>
          <w:szCs w:val="24"/>
        </w:rPr>
      </w:pPr>
    </w:p>
    <w:p w:rsidR="00D826A3" w:rsidRPr="00357F67" w:rsidRDefault="005205E7" w:rsidP="008A6D73">
      <w:pPr>
        <w:pStyle w:val="Heading3"/>
        <w:rPr>
          <w:rFonts w:ascii="Times New Roman" w:hAnsi="Times New Roman" w:cs="Times New Roman"/>
          <w:sz w:val="24"/>
          <w:szCs w:val="24"/>
        </w:rPr>
      </w:pPr>
      <w:r w:rsidRPr="00357F67">
        <w:rPr>
          <w:rFonts w:ascii="Times New Roman" w:hAnsi="Times New Roman" w:cs="Times New Roman"/>
          <w:sz w:val="24"/>
          <w:szCs w:val="24"/>
        </w:rPr>
        <w:t>5.1.4</w:t>
      </w:r>
      <w:r w:rsidR="00D826A3" w:rsidRPr="00357F67">
        <w:rPr>
          <w:rFonts w:ascii="Times New Roman" w:hAnsi="Times New Roman" w:cs="Times New Roman"/>
          <w:sz w:val="24"/>
          <w:szCs w:val="24"/>
        </w:rPr>
        <w:t xml:space="preserve"> Urban Areas</w:t>
      </w:r>
    </w:p>
    <w:p w:rsidR="00D826A3" w:rsidRPr="00357F67" w:rsidRDefault="00D826A3" w:rsidP="008A6D73">
      <w:pPr>
        <w:spacing w:line="240" w:lineRule="auto"/>
        <w:rPr>
          <w:rFonts w:ascii="Times New Roman" w:hAnsi="Times New Roman" w:cs="Times New Roman"/>
          <w:sz w:val="24"/>
          <w:szCs w:val="24"/>
        </w:rPr>
      </w:pPr>
    </w:p>
    <w:p w:rsidR="00D826A3" w:rsidRPr="00357F67" w:rsidRDefault="00D826A3"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Urban land uses also present a challenge.   Because impervious areas create flashier runoff responses to storms which sometimes take place at sub-daily timescales, current algorithms using the daily time</w:t>
      </w:r>
      <w:ins w:id="695" w:author="changh" w:date="2014-01-05T07:34:00Z">
        <w:r w:rsidR="000A5BAC">
          <w:rPr>
            <w:rFonts w:ascii="Times New Roman" w:hAnsi="Times New Roman" w:cs="Times New Roman"/>
            <w:sz w:val="24"/>
            <w:szCs w:val="24"/>
          </w:rPr>
          <w:t xml:space="preserve"> </w:t>
        </w:r>
      </w:ins>
      <w:r w:rsidRPr="00357F67">
        <w:rPr>
          <w:rFonts w:ascii="Times New Roman" w:hAnsi="Times New Roman" w:cs="Times New Roman"/>
          <w:sz w:val="24"/>
          <w:szCs w:val="24"/>
        </w:rPr>
        <w:t>step are not always reliable.  Furthermore, SWAT cannot simulate the first flush effect at the daily time</w:t>
      </w:r>
      <w:ins w:id="696" w:author="changh" w:date="2014-01-05T07:34:00Z">
        <w:r w:rsidR="000A5BAC">
          <w:rPr>
            <w:rFonts w:ascii="Times New Roman" w:hAnsi="Times New Roman" w:cs="Times New Roman"/>
            <w:sz w:val="24"/>
            <w:szCs w:val="24"/>
          </w:rPr>
          <w:t xml:space="preserve"> </w:t>
        </w:r>
      </w:ins>
      <w:r w:rsidRPr="00357F67">
        <w:rPr>
          <w:rFonts w:ascii="Times New Roman" w:hAnsi="Times New Roman" w:cs="Times New Roman"/>
          <w:sz w:val="24"/>
          <w:szCs w:val="24"/>
        </w:rPr>
        <w:t>step</w:t>
      </w:r>
      <w:r w:rsidR="005205E7" w:rsidRPr="00357F67">
        <w:rPr>
          <w:rFonts w:ascii="Times New Roman" w:hAnsi="Times New Roman" w:cs="Times New Roman"/>
          <w:sz w:val="24"/>
          <w:szCs w:val="24"/>
        </w:rPr>
        <w:t>, suggesting that the model may overestimate sediment and nutrient loads</w:t>
      </w:r>
      <w:r w:rsidRPr="00357F67">
        <w:rPr>
          <w:rFonts w:ascii="Times New Roman" w:hAnsi="Times New Roman" w:cs="Times New Roman"/>
          <w:sz w:val="24"/>
          <w:szCs w:val="24"/>
        </w:rPr>
        <w:t>.  While SWAT was developed as a tool for agricultural areas, new routines for urban runoff and sediment transport are under development that may improve results for small urban watersheds (Jeong et al</w:t>
      </w:r>
      <w:ins w:id="697" w:author="changh" w:date="2014-01-05T07:35:00Z">
        <w:r w:rsidR="000A5BAC">
          <w:rPr>
            <w:rFonts w:ascii="Times New Roman" w:hAnsi="Times New Roman" w:cs="Times New Roman"/>
            <w:sz w:val="24"/>
            <w:szCs w:val="24"/>
          </w:rPr>
          <w:t>.</w:t>
        </w:r>
      </w:ins>
      <w:r w:rsidRPr="00357F67">
        <w:rPr>
          <w:rFonts w:ascii="Times New Roman" w:hAnsi="Times New Roman" w:cs="Times New Roman"/>
          <w:sz w:val="24"/>
          <w:szCs w:val="24"/>
        </w:rPr>
        <w:t xml:space="preserve"> 2010; Jeong et al</w:t>
      </w:r>
      <w:ins w:id="698" w:author="changh" w:date="2014-01-05T07:35:00Z">
        <w:r w:rsidR="000A5BAC">
          <w:rPr>
            <w:rFonts w:ascii="Times New Roman" w:hAnsi="Times New Roman" w:cs="Times New Roman"/>
            <w:sz w:val="24"/>
            <w:szCs w:val="24"/>
          </w:rPr>
          <w:t>.</w:t>
        </w:r>
      </w:ins>
      <w:r w:rsidRPr="00357F67">
        <w:rPr>
          <w:rFonts w:ascii="Times New Roman" w:hAnsi="Times New Roman" w:cs="Times New Roman"/>
          <w:sz w:val="24"/>
          <w:szCs w:val="24"/>
        </w:rPr>
        <w:t xml:space="preserve"> 2011).  </w:t>
      </w:r>
      <w:r w:rsidR="005205E7" w:rsidRPr="00357F67">
        <w:rPr>
          <w:rFonts w:ascii="Times New Roman" w:hAnsi="Times New Roman" w:cs="Times New Roman"/>
          <w:sz w:val="24"/>
          <w:szCs w:val="24"/>
        </w:rPr>
        <w:t xml:space="preserve">In instances </w:t>
      </w:r>
      <w:r w:rsidR="00F22199" w:rsidRPr="00357F67">
        <w:rPr>
          <w:rFonts w:ascii="Times New Roman" w:hAnsi="Times New Roman" w:cs="Times New Roman"/>
          <w:sz w:val="24"/>
          <w:szCs w:val="24"/>
        </w:rPr>
        <w:t xml:space="preserve">when modeling urban and suburban areas is critical, HSPF is a better option, although the user interface is not as </w:t>
      </w:r>
      <w:r w:rsidR="00831AC2" w:rsidRPr="00357F67">
        <w:rPr>
          <w:rFonts w:ascii="Times New Roman" w:hAnsi="Times New Roman" w:cs="Times New Roman"/>
          <w:sz w:val="24"/>
          <w:szCs w:val="24"/>
        </w:rPr>
        <w:t>intuitive</w:t>
      </w:r>
      <w:r w:rsidR="00F22199" w:rsidRPr="00357F67">
        <w:rPr>
          <w:rFonts w:ascii="Times New Roman" w:hAnsi="Times New Roman" w:cs="Times New Roman"/>
          <w:sz w:val="24"/>
          <w:szCs w:val="24"/>
        </w:rPr>
        <w:t xml:space="preserve"> as SWAT’s (Borah &amp; Bera 2003, </w:t>
      </w:r>
      <w:r w:rsidR="00072F84" w:rsidRPr="00357F67">
        <w:rPr>
          <w:rFonts w:ascii="Times New Roman" w:hAnsi="Times New Roman" w:cs="Times New Roman"/>
          <w:sz w:val="24"/>
          <w:szCs w:val="24"/>
        </w:rPr>
        <w:t>Borah et al 2006, Saleh and Du 2004</w:t>
      </w:r>
      <w:r w:rsidR="00F22199" w:rsidRPr="00357F67">
        <w:rPr>
          <w:rFonts w:ascii="Times New Roman" w:hAnsi="Times New Roman" w:cs="Times New Roman"/>
          <w:sz w:val="24"/>
          <w:szCs w:val="24"/>
        </w:rPr>
        <w:t>)</w:t>
      </w:r>
      <w:r w:rsidR="00072F84" w:rsidRPr="00357F67">
        <w:rPr>
          <w:rFonts w:ascii="Times New Roman" w:hAnsi="Times New Roman" w:cs="Times New Roman"/>
          <w:sz w:val="24"/>
          <w:szCs w:val="24"/>
        </w:rPr>
        <w:t>.</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 xml:space="preserve">5.4 SWAT Modeling for Ecosystem </w:t>
      </w:r>
      <w:commentRangeStart w:id="699"/>
      <w:r w:rsidRPr="00357F67">
        <w:rPr>
          <w:rFonts w:ascii="Times New Roman" w:hAnsi="Times New Roman" w:cs="Times New Roman"/>
          <w:sz w:val="24"/>
          <w:szCs w:val="24"/>
        </w:rPr>
        <w:t>Services</w:t>
      </w:r>
      <w:commentRangeEnd w:id="699"/>
      <w:r w:rsidR="005E30D6">
        <w:rPr>
          <w:rStyle w:val="CommentReference"/>
        </w:rPr>
        <w:commentReference w:id="699"/>
      </w:r>
    </w:p>
    <w:p w:rsidR="004559AB" w:rsidRPr="00357F67" w:rsidRDefault="004559AB" w:rsidP="008A6D73">
      <w:pPr>
        <w:spacing w:line="240" w:lineRule="auto"/>
        <w:rPr>
          <w:rFonts w:ascii="Times New Roman" w:hAnsi="Times New Roman" w:cs="Times New Roman"/>
          <w:sz w:val="24"/>
          <w:szCs w:val="24"/>
        </w:rPr>
      </w:pPr>
    </w:p>
    <w:p w:rsidR="00F00A0F" w:rsidRPr="00357F67" w:rsidRDefault="00F00A0F" w:rsidP="008A6D73">
      <w:pPr>
        <w:spacing w:line="240" w:lineRule="auto"/>
        <w:ind w:firstLine="360"/>
        <w:rPr>
          <w:rFonts w:ascii="Times New Roman" w:hAnsi="Times New Roman" w:cs="Times New Roman"/>
          <w:sz w:val="24"/>
          <w:szCs w:val="24"/>
        </w:rPr>
      </w:pPr>
      <w:r w:rsidRPr="00357F67">
        <w:rPr>
          <w:rFonts w:ascii="Times New Roman" w:hAnsi="Times New Roman" w:cs="Times New Roman"/>
          <w:sz w:val="24"/>
          <w:szCs w:val="24"/>
        </w:rPr>
        <w:t xml:space="preserve">Despite certain inherent limitations with SWAT, such as event scale, and urban/sub-urban land use modeling, </w:t>
      </w:r>
      <w:r w:rsidR="004559AB" w:rsidRPr="00357F67">
        <w:rPr>
          <w:rFonts w:ascii="Times New Roman" w:hAnsi="Times New Roman" w:cs="Times New Roman"/>
          <w:sz w:val="24"/>
          <w:szCs w:val="24"/>
        </w:rPr>
        <w:t xml:space="preserve">the </w:t>
      </w:r>
      <w:r w:rsidRPr="00357F67">
        <w:rPr>
          <w:rFonts w:ascii="Times New Roman" w:hAnsi="Times New Roman" w:cs="Times New Roman"/>
          <w:sz w:val="24"/>
          <w:szCs w:val="24"/>
        </w:rPr>
        <w:t xml:space="preserve">SWAT </w:t>
      </w:r>
      <w:r w:rsidR="004559AB" w:rsidRPr="00357F67">
        <w:rPr>
          <w:rFonts w:ascii="Times New Roman" w:hAnsi="Times New Roman" w:cs="Times New Roman"/>
          <w:sz w:val="24"/>
          <w:szCs w:val="24"/>
        </w:rPr>
        <w:t xml:space="preserve">models presented here could be used to measure the </w:t>
      </w:r>
      <w:r w:rsidR="00831AC2" w:rsidRPr="00357F67">
        <w:rPr>
          <w:rFonts w:ascii="Times New Roman" w:hAnsi="Times New Roman" w:cs="Times New Roman"/>
          <w:sz w:val="24"/>
          <w:szCs w:val="24"/>
        </w:rPr>
        <w:t xml:space="preserve">biophysical </w:t>
      </w:r>
      <w:r w:rsidR="004559AB" w:rsidRPr="00357F67">
        <w:rPr>
          <w:rFonts w:ascii="Times New Roman" w:hAnsi="Times New Roman" w:cs="Times New Roman"/>
          <w:sz w:val="24"/>
          <w:szCs w:val="24"/>
        </w:rPr>
        <w:t xml:space="preserve">output </w:t>
      </w:r>
      <w:r w:rsidR="00831AC2" w:rsidRPr="00357F67">
        <w:rPr>
          <w:rFonts w:ascii="Times New Roman" w:hAnsi="Times New Roman" w:cs="Times New Roman"/>
          <w:sz w:val="24"/>
          <w:szCs w:val="24"/>
        </w:rPr>
        <w:t>these basins</w:t>
      </w:r>
      <w:r w:rsidR="004559AB" w:rsidRPr="00357F67">
        <w:rPr>
          <w:rFonts w:ascii="Times New Roman" w:hAnsi="Times New Roman" w:cs="Times New Roman"/>
          <w:sz w:val="24"/>
          <w:szCs w:val="24"/>
        </w:rPr>
        <w:t xml:space="preserve"> can be expected to produce</w:t>
      </w:r>
      <w:r w:rsidR="00831AC2" w:rsidRPr="00357F67">
        <w:rPr>
          <w:rFonts w:ascii="Times New Roman" w:hAnsi="Times New Roman" w:cs="Times New Roman"/>
          <w:sz w:val="24"/>
          <w:szCs w:val="24"/>
        </w:rPr>
        <w:t xml:space="preserve"> under a given set of climatological and land use conditions.  In economic terms, this is </w:t>
      </w:r>
      <w:r w:rsidR="004559AB" w:rsidRPr="00357F67">
        <w:rPr>
          <w:rFonts w:ascii="Times New Roman" w:hAnsi="Times New Roman" w:cs="Times New Roman"/>
          <w:sz w:val="24"/>
          <w:szCs w:val="24"/>
        </w:rPr>
        <w:t xml:space="preserve">known as the ecological production function (Tallis &amp; Polasky 2009).  This type of information is useful for regulatory agencies </w:t>
      </w:r>
      <w:r w:rsidR="000015D9" w:rsidRPr="00357F67">
        <w:rPr>
          <w:rFonts w:ascii="Times New Roman" w:hAnsi="Times New Roman" w:cs="Times New Roman"/>
          <w:sz w:val="24"/>
          <w:szCs w:val="24"/>
        </w:rPr>
        <w:t>that</w:t>
      </w:r>
      <w:r w:rsidR="00831AC2" w:rsidRPr="00357F67">
        <w:rPr>
          <w:rFonts w:ascii="Times New Roman" w:hAnsi="Times New Roman" w:cs="Times New Roman"/>
          <w:sz w:val="24"/>
          <w:szCs w:val="24"/>
        </w:rPr>
        <w:t xml:space="preserve"> are</w:t>
      </w:r>
      <w:r w:rsidR="004559AB" w:rsidRPr="00357F67">
        <w:rPr>
          <w:rFonts w:ascii="Times New Roman" w:hAnsi="Times New Roman" w:cs="Times New Roman"/>
          <w:sz w:val="24"/>
          <w:szCs w:val="24"/>
        </w:rPr>
        <w:t xml:space="preserve"> responsible for setting and enforcing water quality standards.  </w:t>
      </w:r>
      <w:r w:rsidRPr="00357F67">
        <w:rPr>
          <w:rFonts w:ascii="Times New Roman" w:hAnsi="Times New Roman" w:cs="Times New Roman"/>
          <w:sz w:val="24"/>
          <w:szCs w:val="24"/>
        </w:rPr>
        <w:t xml:space="preserve">Further information on how SWAT can be pared with other models such as CEQUAL-W2 or to compensate for SWAT’s limitations can be found in Borah et al (2006).  </w:t>
      </w:r>
      <w:r w:rsidR="004559AB" w:rsidRPr="00357F67">
        <w:rPr>
          <w:rFonts w:ascii="Times New Roman" w:hAnsi="Times New Roman" w:cs="Times New Roman"/>
          <w:sz w:val="24"/>
          <w:szCs w:val="24"/>
        </w:rPr>
        <w:t xml:space="preserve">However, there are limitations to how far the </w:t>
      </w:r>
      <w:r w:rsidRPr="00357F67">
        <w:rPr>
          <w:rFonts w:ascii="Times New Roman" w:hAnsi="Times New Roman" w:cs="Times New Roman"/>
          <w:sz w:val="24"/>
          <w:szCs w:val="24"/>
        </w:rPr>
        <w:t>biophysical models</w:t>
      </w:r>
      <w:r w:rsidR="004559AB" w:rsidRPr="00357F67">
        <w:rPr>
          <w:rFonts w:ascii="Times New Roman" w:hAnsi="Times New Roman" w:cs="Times New Roman"/>
          <w:sz w:val="24"/>
          <w:szCs w:val="24"/>
        </w:rPr>
        <w:t xml:space="preserve"> by </w:t>
      </w:r>
      <w:r w:rsidRPr="00357F67">
        <w:rPr>
          <w:rFonts w:ascii="Times New Roman" w:hAnsi="Times New Roman" w:cs="Times New Roman"/>
          <w:sz w:val="24"/>
          <w:szCs w:val="24"/>
        </w:rPr>
        <w:t>themselves</w:t>
      </w:r>
      <w:r w:rsidR="004559AB" w:rsidRPr="00357F67">
        <w:rPr>
          <w:rFonts w:ascii="Times New Roman" w:hAnsi="Times New Roman" w:cs="Times New Roman"/>
          <w:sz w:val="24"/>
          <w:szCs w:val="24"/>
        </w:rPr>
        <w:t xml:space="preserve"> can be employed in these situations.  For example, a successful model can be used to estimate changes in timing and amount of flow, sediment and nutrient loads at the calibrated gages.  It can also be used to see where potential water quality “hotspots”, also known as critical source areas (CSAs), may be in the basin </w:t>
      </w:r>
      <w:r w:rsidR="000015D9" w:rsidRPr="00357F67">
        <w:rPr>
          <w:rFonts w:ascii="Times New Roman" w:hAnsi="Times New Roman" w:cs="Times New Roman"/>
          <w:sz w:val="24"/>
          <w:szCs w:val="24"/>
        </w:rPr>
        <w:t>(Niraula et al 2011, Niraula et al 2013</w:t>
      </w:r>
      <w:r w:rsidR="004559AB" w:rsidRPr="00357F67">
        <w:rPr>
          <w:rFonts w:ascii="Times New Roman" w:hAnsi="Times New Roman" w:cs="Times New Roman"/>
          <w:sz w:val="24"/>
          <w:szCs w:val="24"/>
        </w:rPr>
        <w:t>)</w:t>
      </w:r>
      <w:r w:rsidR="000015D9" w:rsidRPr="00357F67">
        <w:rPr>
          <w:rFonts w:ascii="Times New Roman" w:hAnsi="Times New Roman" w:cs="Times New Roman"/>
          <w:sz w:val="24"/>
          <w:szCs w:val="24"/>
        </w:rPr>
        <w:t>.</w:t>
      </w:r>
      <w:r w:rsidR="004559AB" w:rsidRPr="00357F67">
        <w:rPr>
          <w:rFonts w:ascii="Times New Roman" w:hAnsi="Times New Roman" w:cs="Times New Roman"/>
          <w:sz w:val="24"/>
          <w:szCs w:val="24"/>
        </w:rPr>
        <w:t xml:space="preserve"> </w:t>
      </w:r>
      <w:r w:rsidR="000015D9" w:rsidRPr="00357F67">
        <w:rPr>
          <w:rFonts w:ascii="Times New Roman" w:hAnsi="Times New Roman" w:cs="Times New Roman"/>
          <w:sz w:val="24"/>
          <w:szCs w:val="24"/>
        </w:rPr>
        <w:t>However, none of these analyses include economic tradeoffs.</w:t>
      </w:r>
      <w:r w:rsidRPr="00357F67">
        <w:rPr>
          <w:rFonts w:ascii="Times New Roman" w:hAnsi="Times New Roman" w:cs="Times New Roman"/>
          <w:sz w:val="24"/>
          <w:szCs w:val="24"/>
        </w:rPr>
        <w:t xml:space="preserve">  This second</w:t>
      </w:r>
      <w:r w:rsidR="004559AB" w:rsidRPr="00357F67">
        <w:rPr>
          <w:rFonts w:ascii="Times New Roman" w:hAnsi="Times New Roman" w:cs="Times New Roman"/>
          <w:sz w:val="24"/>
          <w:szCs w:val="24"/>
        </w:rPr>
        <w:t xml:space="preserve"> level of ecosystem service analysis involves measuring the costs and </w:t>
      </w:r>
      <w:r w:rsidRPr="00357F67">
        <w:rPr>
          <w:rFonts w:ascii="Times New Roman" w:hAnsi="Times New Roman" w:cs="Times New Roman"/>
          <w:sz w:val="24"/>
          <w:szCs w:val="24"/>
        </w:rPr>
        <w:t xml:space="preserve">economic and biophysical </w:t>
      </w:r>
      <w:r w:rsidR="004559AB" w:rsidRPr="00357F67">
        <w:rPr>
          <w:rFonts w:ascii="Times New Roman" w:hAnsi="Times New Roman" w:cs="Times New Roman"/>
          <w:sz w:val="24"/>
          <w:szCs w:val="24"/>
        </w:rPr>
        <w:t xml:space="preserve">tradeoffs associated with water quality improvements.  This type of analysis is critical for enabling regulatory agencies to make informed land management decisions.   </w:t>
      </w: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Rabotyagov et al (2010) uses estimated costs for grassed waterways, land rental rates, costs for no-till farming practices and terraces, and a genetic algorithm with SWAT to determine optimum land use scenarios for reaching a 30% reduction in Nitrate-N or TP in the Upper Mississippi River Basin, USA.  They found that optimizing for Nitrate-N had an associated reduction in TP of 36% and cost $1.4 billion/yr, while optimizing for TP had an associated reduction in Nitrate of 9% and cost $370 million/yr.  Bekele and Nicklow (2005) demonstrated the effectiveness of using an integrative modeling framework that pairs SWAT with the multiobjective evolutionary algorithm SPEA2 to evaluate tradeoffs.  Bekele et al (2013) used this modeling framework with cost data to develop ecological-economic production possibility frontiers for the Big Creek watershed in southern Illinois.  They found that while in aggregate provisioning services (crops) and regulating services (flood protection, water quality, and carbon retention) have an inverse relationship, a small reduction in provisioning services brings a large increase in regulating services.  </w:t>
      </w: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F00A0F" w:rsidRPr="00357F67">
        <w:rPr>
          <w:rFonts w:ascii="Times New Roman" w:hAnsi="Times New Roman" w:cs="Times New Roman"/>
          <w:sz w:val="24"/>
          <w:szCs w:val="24"/>
        </w:rPr>
        <w:t>While u</w:t>
      </w:r>
      <w:r w:rsidRPr="00357F67">
        <w:rPr>
          <w:rFonts w:ascii="Times New Roman" w:hAnsi="Times New Roman" w:cs="Times New Roman"/>
          <w:sz w:val="24"/>
          <w:szCs w:val="24"/>
        </w:rPr>
        <w:t>sing SWAT to assess economic tradeoffs is a relatively new field, and has inherent limitations to the types of ecos</w:t>
      </w:r>
      <w:r w:rsidR="00F00A0F" w:rsidRPr="00357F67">
        <w:rPr>
          <w:rFonts w:ascii="Times New Roman" w:hAnsi="Times New Roman" w:cs="Times New Roman"/>
          <w:sz w:val="24"/>
          <w:szCs w:val="24"/>
        </w:rPr>
        <w:t xml:space="preserve">ystem services it can measure, </w:t>
      </w:r>
      <w:r w:rsidRPr="00357F67">
        <w:rPr>
          <w:rFonts w:ascii="Times New Roman" w:hAnsi="Times New Roman" w:cs="Times New Roman"/>
          <w:sz w:val="24"/>
          <w:szCs w:val="24"/>
        </w:rPr>
        <w:t>its ability to optimize solutions is promising.  Limitations to widespread use of these methods must be overcome, however.  Current studies linking SWAT to genetic algorithms require familiarity with code development since there is no software immediately available to do this as far as the authors of this paper are aware.  However, as the SWAT-CUP calibration and uncertainty analysis software shows, it is possible to design software that seamlessly integrates with the SWAT model.  Future software development could involve linking SPEA2 to SWAT using a graphical user interface</w:t>
      </w:r>
      <w:r w:rsidR="000015D9" w:rsidRPr="00357F67">
        <w:rPr>
          <w:rFonts w:ascii="Times New Roman" w:hAnsi="Times New Roman" w:cs="Times New Roman"/>
          <w:sz w:val="24"/>
          <w:szCs w:val="24"/>
        </w:rPr>
        <w:t xml:space="preserve"> so that watershed modelers and environmental economists can more easily work together to measure ecosystem service tradeoffs</w:t>
      </w:r>
      <w:r w:rsidRPr="00357F67">
        <w:rPr>
          <w:rFonts w:ascii="Times New Roman" w:hAnsi="Times New Roman" w:cs="Times New Roman"/>
          <w:sz w:val="24"/>
          <w:szCs w:val="24"/>
        </w:rPr>
        <w:t xml:space="preserve">.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6 Conclusions</w:t>
      </w:r>
    </w:p>
    <w:p w:rsidR="004559AB" w:rsidRPr="00357F67" w:rsidRDefault="004559AB" w:rsidP="008A6D73">
      <w:pPr>
        <w:spacing w:line="240" w:lineRule="auto"/>
        <w:rPr>
          <w:rFonts w:ascii="Times New Roman" w:hAnsi="Times New Roman" w:cs="Times New Roman"/>
          <w:sz w:val="24"/>
          <w:szCs w:val="24"/>
        </w:rPr>
      </w:pPr>
    </w:p>
    <w:p w:rsidR="00311CE1"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002D72" w:rsidRPr="00357F67">
        <w:rPr>
          <w:rFonts w:ascii="Times New Roman" w:hAnsi="Times New Roman" w:cs="Times New Roman"/>
          <w:sz w:val="24"/>
          <w:szCs w:val="24"/>
        </w:rPr>
        <w:t>As land use and water quality managers begin using the ecosystem service framework to make decisions, assessments of the available ecosystem service tools must be made.  In this article we calibrate a popular ecosystem service model, SWAT, for two sub-basins in Northwest Oregon and discuss the uncertainties and issues involved.  We found that the model has a robust suite of tools available to help with input data, calibration and uncertainty analysis.  The LOADEST software helps simulate sediment and nutrient loads in locations where continuous sampling is not available.  The SWAT-CUP software helps with sensitivity analysis, calibration, and uncertainty analysis.  While uncertainty analysis historically has not been quantified in</w:t>
      </w:r>
      <w:r w:rsidR="001F64FE" w:rsidRPr="00357F67">
        <w:rPr>
          <w:rFonts w:ascii="Times New Roman" w:hAnsi="Times New Roman" w:cs="Times New Roman"/>
          <w:sz w:val="24"/>
          <w:szCs w:val="24"/>
        </w:rPr>
        <w:t xml:space="preserve"> watershed modeling research and we were unable to perform it in this project, the SWAT-CUP software makes the process simpler, and we suggest future SWAT models include this in their analysis.</w:t>
      </w:r>
      <w:r w:rsidR="00311CE1" w:rsidRPr="00357F67">
        <w:rPr>
          <w:rFonts w:ascii="Times New Roman" w:hAnsi="Times New Roman" w:cs="Times New Roman"/>
          <w:sz w:val="24"/>
          <w:szCs w:val="24"/>
        </w:rPr>
        <w:t xml:space="preserve">  </w:t>
      </w:r>
    </w:p>
    <w:p w:rsidR="00131CE0" w:rsidRPr="00357F67" w:rsidRDefault="00311CE1"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Results of model calibrations were mixed.  Flow simulations track well with observed data in both basins, and the spatial patterns of water yield make sense given the local topography.  Sediment simulation results in the Tualatin were </w:t>
      </w:r>
      <w:r w:rsidR="00802394" w:rsidRPr="00357F67">
        <w:rPr>
          <w:rFonts w:ascii="Times New Roman" w:hAnsi="Times New Roman" w:cs="Times New Roman"/>
          <w:sz w:val="24"/>
          <w:szCs w:val="24"/>
        </w:rPr>
        <w:t>acceptable at the Dilley and Fanno Creek gage, but the West Linn gage is in need of improvement</w:t>
      </w:r>
      <w:r w:rsidRPr="00357F67">
        <w:rPr>
          <w:rFonts w:ascii="Times New Roman" w:hAnsi="Times New Roman" w:cs="Times New Roman"/>
          <w:sz w:val="24"/>
          <w:szCs w:val="24"/>
        </w:rPr>
        <w:t xml:space="preserve">.  </w:t>
      </w:r>
      <w:r w:rsidR="00802394" w:rsidRPr="00357F67">
        <w:rPr>
          <w:rFonts w:ascii="Times New Roman" w:hAnsi="Times New Roman" w:cs="Times New Roman"/>
          <w:sz w:val="24"/>
          <w:szCs w:val="24"/>
        </w:rPr>
        <w:t>Sediment results for the Yamhill DEQ gage were also acceptable.  Spatial patterns of sediment yield are sensible for the lowland areas of Yamhill, but may be underestimated in the upland regions.  Sediment yield in the Tualatin register below SWAT’s reporting level in many cases.  This is likely due to high levels of sediment passing through the modeled Hagg Lake reservoir, causing sediment to be underestimated across the l</w:t>
      </w:r>
      <w:r w:rsidR="00131CE0" w:rsidRPr="00357F67">
        <w:rPr>
          <w:rFonts w:ascii="Times New Roman" w:hAnsi="Times New Roman" w:cs="Times New Roman"/>
          <w:sz w:val="24"/>
          <w:szCs w:val="24"/>
        </w:rPr>
        <w:t>andscape.  Total Nitrogen calibrations are acceptable for the West Linn and Yamhill DEQ gage, but were unsatisfactory for the Dilley and Fanno gages.  Spatial patterns of TN yield appear sensible in the Tualatin where yields are higher in agricultural lands, while there is no distinct pattern in Yamhill.  This may be due to underestimation of organic nitrogen in the Yamhill basin, and suggests the SWAT model should be calibrated to each species of nutrient to ensure proper budgeting</w:t>
      </w:r>
      <w:r w:rsidR="00BD778E" w:rsidRPr="00357F67">
        <w:rPr>
          <w:rFonts w:ascii="Times New Roman" w:hAnsi="Times New Roman" w:cs="Times New Roman"/>
          <w:sz w:val="24"/>
          <w:szCs w:val="24"/>
        </w:rPr>
        <w:t xml:space="preserve"> throughout the system.  Finally, Total Phosphorus calibration results were poor in all cases.  Spatial patterns of TP yields are sensible in both basins with higher yields in agricultural lands.  </w:t>
      </w:r>
    </w:p>
    <w:p w:rsidR="003D5807" w:rsidRPr="00357F67" w:rsidRDefault="00BB7BAA"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While the models calibrated in this study can in some cases be used to evaluate the ecological production function, further economic analysis requires additional tools.  Examples include the inclusion of multi</w:t>
      </w:r>
      <w:r w:rsidR="00BB2E84" w:rsidRPr="00357F67">
        <w:rPr>
          <w:rFonts w:ascii="Times New Roman" w:hAnsi="Times New Roman" w:cs="Times New Roman"/>
          <w:sz w:val="24"/>
          <w:szCs w:val="24"/>
        </w:rPr>
        <w:t>-</w:t>
      </w:r>
      <w:r w:rsidRPr="00357F67">
        <w:rPr>
          <w:rFonts w:ascii="Times New Roman" w:hAnsi="Times New Roman" w:cs="Times New Roman"/>
          <w:sz w:val="24"/>
          <w:szCs w:val="24"/>
        </w:rPr>
        <w:t xml:space="preserve">objective evolutionary algorithms to optimize reductions in water pollution, and evaluate economic tradeoffs through the development of ecological-economic production possibility frontiers.  While these tools show promise, new user-friendly software linking SWAT to these algorithms need to be developed before widespread use of these methods can be achieved.  </w:t>
      </w:r>
    </w:p>
    <w:p w:rsidR="004559AB" w:rsidRPr="00357F67" w:rsidRDefault="00B479C9"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The results of this study suggest that SWAT is a </w:t>
      </w:r>
      <w:r w:rsidR="003D5807" w:rsidRPr="00357F67">
        <w:rPr>
          <w:rFonts w:ascii="Times New Roman" w:hAnsi="Times New Roman" w:cs="Times New Roman"/>
          <w:sz w:val="24"/>
          <w:szCs w:val="24"/>
        </w:rPr>
        <w:t>useful</w:t>
      </w:r>
      <w:r w:rsidRPr="00357F67">
        <w:rPr>
          <w:rFonts w:ascii="Times New Roman" w:hAnsi="Times New Roman" w:cs="Times New Roman"/>
          <w:sz w:val="24"/>
          <w:szCs w:val="24"/>
        </w:rPr>
        <w:t xml:space="preserve"> tool for the evaluation of ecosystem services, and that future developments </w:t>
      </w:r>
      <w:r w:rsidR="003D5807" w:rsidRPr="00357F67">
        <w:rPr>
          <w:rFonts w:ascii="Times New Roman" w:hAnsi="Times New Roman" w:cs="Times New Roman"/>
          <w:sz w:val="24"/>
          <w:szCs w:val="24"/>
        </w:rPr>
        <w:t xml:space="preserve">in the field may facilitate its continued widespread use for both biophysical analysis and economic analysis of ecosystem services.  </w:t>
      </w:r>
    </w:p>
    <w:p w:rsidR="004559AB" w:rsidRPr="00357F67" w:rsidRDefault="004559AB" w:rsidP="008A6D73">
      <w:pPr>
        <w:spacing w:line="240" w:lineRule="auto"/>
        <w:rPr>
          <w:rFonts w:ascii="Times New Roman" w:hAnsi="Times New Roman" w:cs="Times New Roman"/>
          <w:b/>
          <w:sz w:val="24"/>
          <w:szCs w:val="24"/>
        </w:rPr>
      </w:pPr>
      <w:r w:rsidRPr="00357F67">
        <w:rPr>
          <w:rFonts w:ascii="Times New Roman" w:hAnsi="Times New Roman" w:cs="Times New Roman"/>
          <w:b/>
          <w:sz w:val="24"/>
          <w:szCs w:val="24"/>
        </w:rPr>
        <w:br w:type="page"/>
      </w: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References</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Abbaspour KC, Sonnleitner MA, Schulin R (1999) Uncertainty in estimation of soil hydraulic parameters by inverse modeling: Example lysimeter experiments. Soil Sci Soc Am J 63:501–509.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Abbaspour KC, Yang J, Maximov I, Siber R, Bogner K, Mieleitner J, Zobrist J, Srinivasan R (2007) Modelling hydrology and water quality in the pre-alpine/alpine Thur watershed using SWAT. J Hydrol 333:413–430.</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Abbaspour KC (2012) SWAT-CUP 2012: SWAT Calibration and uncertainty programs – A user manual. EAWAG.</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Abatzoglou JT (2013) Development of gridded surface meteorological data for ecological applications and modeling. Int J Climatol 33:121</w:t>
      </w:r>
      <w:r w:rsidRPr="00357F67">
        <w:rPr>
          <w:rFonts w:ascii="Times New Roman" w:hAnsi="Times New Roman" w:cs="Times New Roman"/>
          <w:sz w:val="24"/>
          <w:szCs w:val="24"/>
        </w:rPr>
        <w:softHyphen/>
        <w:t>–131.</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Almendinger JE, Murphey MS (2007) Constructing a SWAT model of the Willow River watershed, western Wisconsin. St. Croix Watershed Research Station, Science Museum of Minnesota: 1-84.</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Arnold JG, Moriasi DN, Gassman PW, Abbaspour KC, White MJ, Srinivasan R, Santhi C, Harmel RD, van Griensven A, Van Liew MW, Kannan N, Jha MK (2012)  SWAT: Model use, calibration, and validation. Trans of ASABE 55(4):1491-1508.</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Bekele, EG, Lant CL, Soman S, Misgna G (2013) The evolution and empirical estimation of ecological-economic production possibilities frontiers. Ecol Econ 90:1-9.</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Boeder, M., H. Chang.  2008.  Multi-scale analysis of oxygen demand trend in an urbanizing Oregon watershed.  </w:t>
      </w:r>
      <w:r w:rsidRPr="00357F67">
        <w:rPr>
          <w:rFonts w:ascii="Times New Roman" w:hAnsi="Times New Roman" w:cs="Times New Roman"/>
          <w:i/>
          <w:sz w:val="24"/>
          <w:szCs w:val="24"/>
        </w:rPr>
        <w:t>Journal of Environmental Management</w:t>
      </w:r>
      <w:r w:rsidRPr="00357F67">
        <w:rPr>
          <w:rFonts w:ascii="Times New Roman" w:hAnsi="Times New Roman" w:cs="Times New Roman"/>
          <w:sz w:val="24"/>
          <w:szCs w:val="24"/>
        </w:rPr>
        <w:t xml:space="preserve"> 400(1-3): 567-581.</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Brauman KA, Daily GC, Duarte TK, Mooney HA (2007) The nature and value of ecosystem services: An overview highlighting hydrologic services. Annu Rev Environ Resour 32:6.1-6.32.</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Brown LC, Barnwell Jr TO (1987) The enhanced water quality models QUAL2E and QUAL2E-UNCAS documentation and user manual. USEPA, Athens, GA.</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Chang, H. and J. Jones.  2010.  Climate change and freshwater resources in Oregon.  In Oregon</w:t>
      </w:r>
      <w:r w:rsidRPr="00357F67">
        <w:rPr>
          <w:rFonts w:ascii="Times New Roman" w:hAnsi="Times New Roman" w:cs="Times New Roman"/>
          <w:i/>
          <w:sz w:val="24"/>
          <w:szCs w:val="24"/>
        </w:rPr>
        <w:t xml:space="preserve"> Climate Assessment Report</w:t>
      </w:r>
      <w:r w:rsidRPr="00357F67">
        <w:rPr>
          <w:rFonts w:ascii="Times New Roman" w:hAnsi="Times New Roman" w:cs="Times New Roman"/>
          <w:sz w:val="24"/>
          <w:szCs w:val="24"/>
        </w:rPr>
        <w:t xml:space="preserve">, eds. K.D. Dello and P.W. Mote.  69-150 College of Oceanic and Atmospheric Sciences, Oregon State University, Corvallis, OR.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Cochran B, Logue C (2011) A watershed approach to inprove water quality: Case study of Clean Water Services’ Tualatin river program. JAWRA 47(1):29–38.</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Costanza, R., R. d’Arge, R. de Groot, S. Farber, M. Grasso, B. Hannon, K. Limburg, S. Naeem, R.V. O’Neill, J. Paruelo, R.G. Raskin, P. Sutton, and M. van den Belt.  1997. The value of the world’s ecosystem services and natural capital.  </w:t>
      </w:r>
      <w:r w:rsidRPr="00357F67">
        <w:rPr>
          <w:rFonts w:ascii="Times New Roman" w:hAnsi="Times New Roman" w:cs="Times New Roman"/>
          <w:i/>
          <w:sz w:val="24"/>
          <w:szCs w:val="24"/>
        </w:rPr>
        <w:t>Nature</w:t>
      </w:r>
      <w:r w:rsidRPr="00357F67">
        <w:rPr>
          <w:rFonts w:ascii="Times New Roman" w:hAnsi="Times New Roman" w:cs="Times New Roman"/>
          <w:sz w:val="24"/>
          <w:szCs w:val="24"/>
        </w:rPr>
        <w:t xml:space="preserve"> 387: 253-260.</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Fry JA, Xian G, Jin S, D JA, Homer CG, Yang L, Barnes CA, Herold ND, Wickham JD (2011) National land cover database for the conterminous United States. </w:t>
      </w:r>
      <w:r w:rsidRPr="00357F67">
        <w:rPr>
          <w:rFonts w:ascii="Times New Roman" w:hAnsi="Times New Roman" w:cs="Times New Roman"/>
          <w:i/>
          <w:sz w:val="24"/>
          <w:szCs w:val="24"/>
        </w:rPr>
        <w:t>PE&amp;RS 77</w:t>
      </w:r>
      <w:r w:rsidRPr="00357F67">
        <w:rPr>
          <w:rFonts w:ascii="Times New Roman" w:hAnsi="Times New Roman" w:cs="Times New Roman"/>
          <w:sz w:val="24"/>
          <w:szCs w:val="24"/>
        </w:rPr>
        <w:t>(9):859–864.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Franczyk, J., H. Chang.  2009.  The effects of climate change and urbanization on the runoff of the Rock Creek basin in the Portland metropolitan area, Oregon USA.  </w:t>
      </w:r>
      <w:r w:rsidRPr="00357F67">
        <w:rPr>
          <w:rFonts w:ascii="Times New Roman" w:hAnsi="Times New Roman" w:cs="Times New Roman"/>
          <w:i/>
          <w:sz w:val="24"/>
          <w:szCs w:val="24"/>
        </w:rPr>
        <w:t>Hydrol. Process</w:t>
      </w:r>
      <w:r w:rsidRPr="00357F67">
        <w:rPr>
          <w:rFonts w:ascii="Times New Roman" w:hAnsi="Times New Roman" w:cs="Times New Roman"/>
          <w:sz w:val="24"/>
          <w:szCs w:val="24"/>
        </w:rPr>
        <w:t xml:space="preserve"> 23:  805-815.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Garen, D.C., D.S. Moore.  2005.  Curve number hydrology in water quality modeling:  Uses, abuses, and future directions.  </w:t>
      </w:r>
      <w:r w:rsidRPr="00357F67">
        <w:rPr>
          <w:rFonts w:ascii="Times New Roman" w:hAnsi="Times New Roman" w:cs="Times New Roman"/>
          <w:i/>
          <w:sz w:val="24"/>
          <w:szCs w:val="24"/>
        </w:rPr>
        <w:t xml:space="preserve">JAWRA </w:t>
      </w:r>
      <w:r w:rsidRPr="00357F67">
        <w:rPr>
          <w:rFonts w:ascii="Times New Roman" w:hAnsi="Times New Roman" w:cs="Times New Roman"/>
          <w:sz w:val="24"/>
          <w:szCs w:val="24"/>
        </w:rPr>
        <w:t>41 (2): 337-388.</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Green WH, Ampt GA (1911) Studies on soil physics, 1. The flow of air and water through soils. J Agri Sci 4:11-24.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Hamlet, A.F., D.P. Lettenmaier.  1999.  Effects of climate change on hydrology and water resources in the Columbia River Basin.  </w:t>
      </w:r>
      <w:r w:rsidRPr="00357F67">
        <w:rPr>
          <w:rFonts w:ascii="Times New Roman" w:hAnsi="Times New Roman" w:cs="Times New Roman"/>
          <w:i/>
          <w:sz w:val="24"/>
          <w:szCs w:val="24"/>
        </w:rPr>
        <w:t>JAWRA</w:t>
      </w:r>
      <w:r w:rsidRPr="00357F67">
        <w:rPr>
          <w:rFonts w:ascii="Times New Roman" w:hAnsi="Times New Roman" w:cs="Times New Roman"/>
          <w:sz w:val="24"/>
          <w:szCs w:val="24"/>
        </w:rPr>
        <w:t xml:space="preserve"> 35 (6): 1597-1623.</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Hernandez M, Kepner WG, Goodrich DC, Semmens DJ (2010) The use of scenario analysis to assess water ecosystem services in response to future land use change in the willamette river basin, Oregon.  In: Liotta W, Kepner JL, Mouat D (eds) Achieving environmental security: Ecosystem services and human welfare. IOS Press, Amsterdam, Netherlands, 69:265-268.</w:t>
      </w:r>
    </w:p>
    <w:p w:rsidR="004559AB" w:rsidRPr="00357F67" w:rsidRDefault="004559AB" w:rsidP="008A6D73">
      <w:pPr>
        <w:spacing w:line="240" w:lineRule="auto"/>
        <w:rPr>
          <w:rFonts w:ascii="Times New Roman" w:hAnsi="Times New Roman" w:cs="Times New Roman"/>
          <w:sz w:val="24"/>
          <w:szCs w:val="24"/>
        </w:rPr>
      </w:pPr>
    </w:p>
    <w:p w:rsidR="00ED6ABB" w:rsidRPr="00357F67" w:rsidRDefault="00ED6AB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Kannan, N. 2012. SWAT modeling of the Arroyo Colorado Watershed.  Technical Report No. 4262. Texas Water Resources Institute, Temple, TX.</w:t>
      </w:r>
    </w:p>
    <w:p w:rsidR="00ED6ABB" w:rsidRPr="00357F67" w:rsidRDefault="00ED6AB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Kremen, C., R.S. Ostfeld.  2005.  A call to ecologists: Measuring, analyzing, and managing ecosystem services.  Front Ecol Environ 3(10): 540-548.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Liang X, Lettenmaier DP, Wood EF, Burges SJ (1994) A simple hydrologically based model of land surface water and energy fluxes for GSMs. Geophys Res 99(D7):14,415-14,428.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Logsdon, R.A., I. Chaubey.  2013.  A quantitative approach to evaluating ecosystem services.  </w:t>
      </w:r>
      <w:r w:rsidRPr="00357F67">
        <w:rPr>
          <w:rFonts w:ascii="Times New Roman" w:hAnsi="Times New Roman" w:cs="Times New Roman"/>
          <w:i/>
          <w:sz w:val="24"/>
          <w:szCs w:val="24"/>
        </w:rPr>
        <w:t>Ecological Modelling</w:t>
      </w:r>
      <w:r w:rsidRPr="00357F67">
        <w:rPr>
          <w:rFonts w:ascii="Times New Roman" w:hAnsi="Times New Roman" w:cs="Times New Roman"/>
          <w:sz w:val="24"/>
          <w:szCs w:val="24"/>
        </w:rPr>
        <w:t xml:space="preserve"> 257:  57-65.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Millennium Ecosystem Assessment Report (MA) (2005) Ecosystems and human well-being: Wetlands and water synthesis. World Resources Institute, Washington DC.</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Moriasi, DN, Arnold JG, Van LIew MW, Bingner RL, Harmel RD, Veith TL (2007)  Model evaluation guidelines for systematic quantification of accuracy in watershed simulations. Trans of the ASABE 50(3):885-900.</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jc w:val="both"/>
        <w:rPr>
          <w:rFonts w:ascii="Times New Roman" w:hAnsi="Times New Roman" w:cs="Times New Roman"/>
          <w:sz w:val="24"/>
          <w:szCs w:val="24"/>
        </w:rPr>
      </w:pPr>
      <w:r w:rsidRPr="00357F67">
        <w:rPr>
          <w:rFonts w:ascii="Times New Roman" w:hAnsi="Times New Roman" w:cs="Times New Roman"/>
          <w:sz w:val="24"/>
          <w:szCs w:val="24"/>
        </w:rPr>
        <w:t xml:space="preserve">Moriasi, D.N., J.L. Steiner, J.G. Arnold.  2011.  Sediment measurement and transport modeling:  Impact of riparian and filter strip buffers.  </w:t>
      </w:r>
      <w:r w:rsidRPr="00357F67">
        <w:rPr>
          <w:rFonts w:ascii="Times New Roman" w:hAnsi="Times New Roman" w:cs="Times New Roman"/>
          <w:i/>
          <w:sz w:val="24"/>
          <w:szCs w:val="24"/>
        </w:rPr>
        <w:t xml:space="preserve">J. Environ. Qual. </w:t>
      </w:r>
      <w:r w:rsidRPr="00357F67">
        <w:rPr>
          <w:rFonts w:ascii="Times New Roman" w:hAnsi="Times New Roman" w:cs="Times New Roman"/>
          <w:sz w:val="24"/>
          <w:szCs w:val="24"/>
        </w:rPr>
        <w:t>40: 807-814.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Mukundan R, Radcliffe DE, Risse LM (2010) Spatial resolution of soil data and channel erosion effects on SWAT model predictions of flow and sediment. Jour Sol Wat Cons 65(2):92–104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Neitsch, S.L., J.G. Arnold, J.R. Kiniry, J.R. Williams.  2011.  Soil and Water Assessment Tool Theoretical Documentation Version 2009.  Texas Water Resources Institute Technical Report No. 406.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NHD Plus 2006.  NHDPlus User Guide </w:t>
      </w:r>
      <w:hyperlink r:id="rId32" w:history="1">
        <w:r w:rsidRPr="00357F67">
          <w:rPr>
            <w:rStyle w:val="Hyperlink"/>
            <w:rFonts w:ascii="Times New Roman" w:hAnsi="Times New Roman" w:cs="Times New Roman"/>
            <w:sz w:val="24"/>
            <w:szCs w:val="24"/>
          </w:rPr>
          <w:t>http://www.fws.gov/r5gomp/gom/nhd-gom/NHDPLUS_UserGuide.pdf</w:t>
        </w:r>
      </w:hyperlink>
      <w:r w:rsidRPr="00357F67">
        <w:rPr>
          <w:rFonts w:ascii="Times New Roman" w:hAnsi="Times New Roman" w:cs="Times New Roman"/>
          <w:sz w:val="24"/>
          <w:szCs w:val="24"/>
        </w:rPr>
        <w:t>.  Last accessed 3/1/2013.</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Niraula R, Kalin L, Srivastava P, Anderson CJ (2013) Identifying critical source areas of nonpoint source pollution with SWAT and GWLF. Ecol Modelling 268:123-133.</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Norman LM, Villarreal ML, Niraula R, Meixner T, Frisvold G, Labiosa W (2013) Framing scenarios of binational water policy with a tool to visualize, quantify and valuate changes in ecosystem services. Water 5:582-874.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Oregon Department of Environmental Quality (ODEQ) 2001.  Tualatin Subbasin Total maximum Daily Load (TMDL):  </w:t>
      </w:r>
      <w:hyperlink r:id="rId33" w:history="1">
        <w:r w:rsidRPr="00357F67">
          <w:rPr>
            <w:rStyle w:val="Hyperlink"/>
            <w:rFonts w:ascii="Times New Roman" w:hAnsi="Times New Roman" w:cs="Times New Roman"/>
            <w:sz w:val="24"/>
            <w:szCs w:val="24"/>
          </w:rPr>
          <w:t>http://www.deq.state.or.us/wq/tmdls/docs/willamettebasin/tualatin/tmdlwqmp.pdf</w:t>
        </w:r>
      </w:hyperlink>
      <w:r w:rsidRPr="00357F67">
        <w:rPr>
          <w:rFonts w:ascii="Times New Roman" w:hAnsi="Times New Roman" w:cs="Times New Roman"/>
          <w:sz w:val="24"/>
          <w:szCs w:val="24"/>
        </w:rPr>
        <w:t>.  Last accessed 3/1/2013.</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Praskievicz, S. and H. Chang.  2011.  Impacts of climate change and urban development on water resources in the Tualatin river basin, Oregon.  </w:t>
      </w:r>
      <w:r w:rsidRPr="00357F67">
        <w:rPr>
          <w:rFonts w:ascii="Times New Roman" w:hAnsi="Times New Roman" w:cs="Times New Roman"/>
          <w:i/>
          <w:sz w:val="24"/>
          <w:szCs w:val="24"/>
        </w:rPr>
        <w:t>Annals of the Association of American Geographers</w:t>
      </w:r>
      <w:r w:rsidRPr="00357F67">
        <w:rPr>
          <w:rFonts w:ascii="Times New Roman" w:hAnsi="Times New Roman" w:cs="Times New Roman"/>
          <w:sz w:val="24"/>
          <w:szCs w:val="24"/>
        </w:rPr>
        <w:t xml:space="preserve"> 10 (2): 249-271.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Rabotyagov, S, Campbell T, Jha M, Gassman PW, Arnold J, Kurkalova L, Secchi S, Feng H, Kling CL (2010) Least-cost control of agricultural nutrient contributions to the Gulf of Mexico hypoxic zone. Ecol App 20(6):1542-1555.</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Runkel RL, Crawford CG, Cohn TA (2004) Load estimator (LOADEST): A FORTRAN program for estimating constituent loads in streams and rivers.  Techniques and Methods Book 4, Chapter A5, USGS, Reston, VA.</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Shivers DE, Moglen GE (2008) Spurious correlation in the USEPA rating curve method for estimating pollutant loads.  J Environ Eng 134:610–618.</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Sobieszczyk, S (2012) Annotated Bibliography – Tualatin river basin studies.  USGS.  </w:t>
      </w:r>
      <w:hyperlink r:id="rId34" w:history="1">
        <w:r w:rsidRPr="00357F67">
          <w:rPr>
            <w:rStyle w:val="Hyperlink"/>
            <w:rFonts w:ascii="Times New Roman" w:hAnsi="Times New Roman" w:cs="Times New Roman"/>
            <w:sz w:val="24"/>
            <w:szCs w:val="24"/>
          </w:rPr>
          <w:t>http://or.water.usgs.gov/tualatin/</w:t>
        </w:r>
      </w:hyperlink>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Soil Conservation Service (1972) Section 4: Hydrology In National Engineering Handbook. SCS.</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Tallis P, Polasky S (2009) Mapping and valueing ecosystem services as an approach for conservation and natural-resource management. Ann NY Acad Sci 1162:265-283.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Quintero M, Wunder S, Estrada RD (2009) For services rendered? Modeling hydrology and livelihoods in Andean payments for environmental services schemes. Forest Ecol Manage: 1-10.</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Vigerstol, K.L., J.E. Aukema. 2011.  A comparison of tools for modeling freshwater ecosystem services.  </w:t>
      </w:r>
      <w:r w:rsidRPr="00357F67">
        <w:rPr>
          <w:rFonts w:ascii="Times New Roman" w:hAnsi="Times New Roman" w:cs="Times New Roman"/>
          <w:i/>
          <w:sz w:val="24"/>
          <w:szCs w:val="24"/>
        </w:rPr>
        <w:t>Journal of Environmental Management</w:t>
      </w:r>
      <w:r w:rsidRPr="00357F67">
        <w:rPr>
          <w:rFonts w:ascii="Times New Roman" w:hAnsi="Times New Roman" w:cs="Times New Roman"/>
          <w:sz w:val="24"/>
          <w:szCs w:val="24"/>
        </w:rPr>
        <w:t xml:space="preserve"> 92(2011):  2403-2409.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Williams J (1975) Sediment routing for agricultural watersheds. Wat Res Bul 11(5):965–974.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p>
    <w:p w:rsidR="000C0D7D" w:rsidRPr="00357F67" w:rsidRDefault="000C0D7D" w:rsidP="008A6D73">
      <w:pPr>
        <w:spacing w:line="240" w:lineRule="auto"/>
        <w:rPr>
          <w:rFonts w:ascii="Times New Roman" w:hAnsi="Times New Roman" w:cs="Times New Roman"/>
          <w:sz w:val="24"/>
          <w:szCs w:val="24"/>
        </w:rPr>
      </w:pPr>
    </w:p>
    <w:sectPr w:rsidR="000C0D7D" w:rsidRPr="00357F67" w:rsidSect="003F49D6">
      <w:pgSz w:w="12240" w:h="15840"/>
      <w:pgMar w:top="2160" w:right="2160" w:bottom="1728"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changh" w:date="2014-01-05T07:26:00Z" w:initials="c">
    <w:p w:rsidR="001178E2" w:rsidRDefault="001178E2">
      <w:pPr>
        <w:pStyle w:val="CommentText"/>
      </w:pPr>
      <w:r>
        <w:rPr>
          <w:rStyle w:val="CommentReference"/>
        </w:rPr>
        <w:annotationRef/>
      </w:r>
      <w:r>
        <w:t>Remove figure title</w:t>
      </w:r>
    </w:p>
  </w:comment>
  <w:comment w:id="224" w:author="changh" w:date="2014-01-05T07:26:00Z" w:initials="c">
    <w:p w:rsidR="001178E2" w:rsidRDefault="001178E2" w:rsidP="004559AB">
      <w:pPr>
        <w:pStyle w:val="CommentText"/>
      </w:pPr>
      <w:r>
        <w:rPr>
          <w:rStyle w:val="CommentReference"/>
        </w:rPr>
        <w:annotationRef/>
      </w:r>
      <w:r>
        <w:t xml:space="preserve">Probably better to include a schematic diagram of SWAT structure. </w:t>
      </w:r>
    </w:p>
  </w:comment>
  <w:comment w:id="272" w:author="changh" w:date="2014-01-05T07:26:00Z" w:initials="c">
    <w:p w:rsidR="001178E2" w:rsidRDefault="001178E2">
      <w:pPr>
        <w:pStyle w:val="CommentText"/>
      </w:pPr>
      <w:r>
        <w:rPr>
          <w:rStyle w:val="CommentReference"/>
        </w:rPr>
        <w:annotationRef/>
      </w:r>
      <w:r>
        <w:t xml:space="preserve">This should be reported in the result section. </w:t>
      </w:r>
    </w:p>
  </w:comment>
  <w:comment w:id="281" w:author="changh" w:date="2014-01-05T07:26:00Z" w:initials="c">
    <w:p w:rsidR="001178E2" w:rsidRDefault="001178E2">
      <w:pPr>
        <w:pStyle w:val="CommentText"/>
      </w:pPr>
      <w:r>
        <w:rPr>
          <w:rStyle w:val="CommentReference"/>
        </w:rPr>
        <w:annotationRef/>
      </w:r>
      <w:r>
        <w:t>This is really difficult to see any differences. I suggest that you use a similar diagram that was used in my PG 2004 paper. Also see a chapter in Contemporary Hydrology</w:t>
      </w:r>
    </w:p>
  </w:comment>
  <w:comment w:id="306" w:author="changh" w:date="2014-01-05T07:26:00Z" w:initials="c">
    <w:p w:rsidR="001178E2" w:rsidRDefault="001178E2" w:rsidP="00DD2EBF">
      <w:pPr>
        <w:pStyle w:val="CommentText"/>
      </w:pPr>
      <w:r>
        <w:rPr>
          <w:rStyle w:val="CommentReference"/>
        </w:rPr>
        <w:annotationRef/>
      </w:r>
      <w:r>
        <w:t xml:space="preserve">This should be reported in the result section. </w:t>
      </w:r>
    </w:p>
  </w:comment>
  <w:comment w:id="328" w:author="changh" w:date="2014-01-05T07:26:00Z" w:initials="c">
    <w:p w:rsidR="001178E2" w:rsidRDefault="001178E2" w:rsidP="00DD2EBF">
      <w:pPr>
        <w:pStyle w:val="CommentText"/>
      </w:pPr>
      <w:r>
        <w:rPr>
          <w:rStyle w:val="CommentReference"/>
        </w:rPr>
        <w:annotationRef/>
      </w:r>
      <w:r>
        <w:t>This is really difficult to see any differences. I suggest that you use a similar diagram that was used in my PG 2004 paper. Also see a chapter in Contemporary Hydrology</w:t>
      </w:r>
    </w:p>
  </w:comment>
  <w:comment w:id="332" w:author="changh" w:date="2014-01-05T07:26:00Z" w:initials="c">
    <w:p w:rsidR="001178E2" w:rsidRDefault="001178E2">
      <w:pPr>
        <w:pStyle w:val="CommentText"/>
      </w:pPr>
      <w:r>
        <w:rPr>
          <w:rStyle w:val="CommentReference"/>
        </w:rPr>
        <w:annotationRef/>
      </w:r>
      <w:r>
        <w:t>Need citations here</w:t>
      </w:r>
    </w:p>
  </w:comment>
  <w:comment w:id="333" w:author="changh" w:date="2014-01-05T07:26:00Z" w:initials="c">
    <w:p w:rsidR="001178E2" w:rsidRDefault="001178E2">
      <w:pPr>
        <w:pStyle w:val="CommentText"/>
      </w:pPr>
      <w:r>
        <w:rPr>
          <w:rStyle w:val="CommentReference"/>
        </w:rPr>
        <w:annotationRef/>
      </w:r>
      <w:r>
        <w:t>How much underestimation?</w:t>
      </w:r>
    </w:p>
  </w:comment>
  <w:comment w:id="335" w:author="changh" w:date="2014-01-05T07:26:00Z" w:initials="c">
    <w:p w:rsidR="001178E2" w:rsidRDefault="001178E2">
      <w:pPr>
        <w:pStyle w:val="CommentText"/>
      </w:pPr>
      <w:r>
        <w:rPr>
          <w:rStyle w:val="CommentReference"/>
        </w:rPr>
        <w:annotationRef/>
      </w:r>
      <w:r>
        <w:t xml:space="preserve">But your figure 8 does not support this. </w:t>
      </w:r>
    </w:p>
  </w:comment>
  <w:comment w:id="338" w:author="changh" w:date="2014-01-05T07:26:00Z" w:initials="c">
    <w:p w:rsidR="001178E2" w:rsidRDefault="001178E2">
      <w:pPr>
        <w:pStyle w:val="CommentText"/>
      </w:pPr>
      <w:r>
        <w:rPr>
          <w:rStyle w:val="CommentReference"/>
        </w:rPr>
        <w:annotationRef/>
      </w:r>
      <w:r>
        <w:t>Can you show this?</w:t>
      </w:r>
    </w:p>
  </w:comment>
  <w:comment w:id="505" w:author="changh" w:date="2014-01-05T07:26:00Z" w:initials="c">
    <w:p w:rsidR="001178E2" w:rsidRDefault="001178E2">
      <w:pPr>
        <w:pStyle w:val="CommentText"/>
      </w:pPr>
      <w:r>
        <w:rPr>
          <w:rStyle w:val="CommentReference"/>
        </w:rPr>
        <w:annotationRef/>
      </w:r>
      <w:r>
        <w:t xml:space="preserve">This section needs to be shorted since you don’t need to repeat what is already in the table and figures. </w:t>
      </w:r>
    </w:p>
  </w:comment>
  <w:comment w:id="511" w:author="changh" w:date="2014-01-05T07:26:00Z" w:initials="c">
    <w:p w:rsidR="001178E2" w:rsidRDefault="001178E2">
      <w:pPr>
        <w:pStyle w:val="CommentText"/>
      </w:pPr>
      <w:r>
        <w:rPr>
          <w:rStyle w:val="CommentReference"/>
        </w:rPr>
        <w:annotationRef/>
      </w:r>
      <w:r>
        <w:t>Need a vertical line between calibration and validation columns</w:t>
      </w:r>
    </w:p>
  </w:comment>
  <w:comment w:id="673" w:author="changh" w:date="2014-01-05T07:29:00Z" w:initials="c">
    <w:p w:rsidR="001178E2" w:rsidRDefault="001178E2">
      <w:pPr>
        <w:pStyle w:val="CommentText"/>
      </w:pPr>
      <w:r>
        <w:rPr>
          <w:rStyle w:val="CommentReference"/>
        </w:rPr>
        <w:annotationRef/>
      </w:r>
      <w:r>
        <w:t>This section may be better places in discussion</w:t>
      </w:r>
    </w:p>
  </w:comment>
  <w:comment w:id="675" w:author="changh" w:date="2014-01-05T07:26:00Z" w:initials="c">
    <w:p w:rsidR="001178E2" w:rsidRDefault="001178E2">
      <w:pPr>
        <w:pStyle w:val="CommentText"/>
      </w:pPr>
      <w:r>
        <w:rPr>
          <w:rStyle w:val="CommentReference"/>
        </w:rPr>
        <w:annotationRef/>
      </w:r>
      <w:r>
        <w:t>This belongs to discussion</w:t>
      </w:r>
    </w:p>
  </w:comment>
  <w:comment w:id="693" w:author="changh" w:date="2014-01-05T07:38:00Z" w:initials="c">
    <w:p w:rsidR="001178E2" w:rsidRDefault="001178E2">
      <w:pPr>
        <w:pStyle w:val="CommentText"/>
      </w:pPr>
      <w:r>
        <w:rPr>
          <w:rStyle w:val="CommentReference"/>
        </w:rPr>
        <w:annotationRef/>
      </w:r>
      <w:r>
        <w:t>I thought that you did this and were going to present the results of uncertainty analysis?</w:t>
      </w:r>
    </w:p>
  </w:comment>
  <w:comment w:id="699" w:author="changh" w:date="2014-01-05T07:26:00Z" w:initials="c">
    <w:p w:rsidR="001178E2" w:rsidRDefault="001178E2">
      <w:pPr>
        <w:pStyle w:val="CommentText"/>
      </w:pPr>
      <w:r>
        <w:rPr>
          <w:rStyle w:val="CommentReference"/>
        </w:rPr>
        <w:annotationRef/>
      </w:r>
      <w:r>
        <w:t>This section does not seem to fit here. Probably need to be moved to the 2</w:t>
      </w:r>
      <w:r w:rsidRPr="005E30D6">
        <w:rPr>
          <w:vertAlign w:val="superscript"/>
        </w:rPr>
        <w:t>nd</w:t>
      </w:r>
      <w:r>
        <w:t xml:space="preserve"> paper.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8E2" w:rsidRDefault="001178E2" w:rsidP="003F49D6">
      <w:pPr>
        <w:spacing w:line="240" w:lineRule="auto"/>
      </w:pPr>
      <w:r>
        <w:separator/>
      </w:r>
    </w:p>
  </w:endnote>
  <w:endnote w:type="continuationSeparator" w:id="0">
    <w:p w:rsidR="001178E2" w:rsidRDefault="001178E2" w:rsidP="003F4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5136722"/>
      <w:docPartObj>
        <w:docPartGallery w:val="Page Numbers (Bottom of Page)"/>
        <w:docPartUnique/>
      </w:docPartObj>
    </w:sdtPr>
    <w:sdtEndPr>
      <w:rPr>
        <w:noProof/>
      </w:rPr>
    </w:sdtEndPr>
    <w:sdtContent>
      <w:p w:rsidR="001178E2" w:rsidRDefault="001178E2">
        <w:pPr>
          <w:pStyle w:val="Footer"/>
          <w:jc w:val="center"/>
        </w:pPr>
        <w:r>
          <w:fldChar w:fldCharType="begin"/>
        </w:r>
        <w:r>
          <w:instrText xml:space="preserve"> PAGE   \* MERGEFORMAT </w:instrText>
        </w:r>
        <w:r>
          <w:fldChar w:fldCharType="separate"/>
        </w:r>
        <w:r w:rsidR="001160A0">
          <w:rPr>
            <w:noProof/>
          </w:rPr>
          <w:t>1</w:t>
        </w:r>
        <w:r>
          <w:rPr>
            <w:noProof/>
          </w:rPr>
          <w:fldChar w:fldCharType="end"/>
        </w:r>
      </w:p>
    </w:sdtContent>
  </w:sdt>
  <w:p w:rsidR="001178E2" w:rsidRDefault="001178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8E2" w:rsidRDefault="001178E2" w:rsidP="003F49D6">
      <w:pPr>
        <w:spacing w:line="240" w:lineRule="auto"/>
      </w:pPr>
      <w:r>
        <w:separator/>
      </w:r>
    </w:p>
  </w:footnote>
  <w:footnote w:type="continuationSeparator" w:id="0">
    <w:p w:rsidR="001178E2" w:rsidRDefault="001178E2" w:rsidP="003F49D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E86F27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68BB08B8"/>
    <w:multiLevelType w:val="hybridMultilevel"/>
    <w:tmpl w:val="07CA4F86"/>
    <w:lvl w:ilvl="0" w:tplc="DFA07AB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5A0BAC"/>
    <w:multiLevelType w:val="hybridMultilevel"/>
    <w:tmpl w:val="C1DA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9AB"/>
    <w:rsid w:val="000015D9"/>
    <w:rsid w:val="00002D72"/>
    <w:rsid w:val="000143F1"/>
    <w:rsid w:val="0001468C"/>
    <w:rsid w:val="00014AA8"/>
    <w:rsid w:val="00041BB0"/>
    <w:rsid w:val="00047AA6"/>
    <w:rsid w:val="000543A4"/>
    <w:rsid w:val="000570A0"/>
    <w:rsid w:val="00072F84"/>
    <w:rsid w:val="00082C49"/>
    <w:rsid w:val="00091FC2"/>
    <w:rsid w:val="0009322C"/>
    <w:rsid w:val="000A5BAC"/>
    <w:rsid w:val="000C0D7D"/>
    <w:rsid w:val="001160A0"/>
    <w:rsid w:val="001178E2"/>
    <w:rsid w:val="00121BA8"/>
    <w:rsid w:val="00131CE0"/>
    <w:rsid w:val="00135AE8"/>
    <w:rsid w:val="00151631"/>
    <w:rsid w:val="00186C59"/>
    <w:rsid w:val="001B7AE8"/>
    <w:rsid w:val="001E7C84"/>
    <w:rsid w:val="001F64FE"/>
    <w:rsid w:val="00215F4C"/>
    <w:rsid w:val="00274A2C"/>
    <w:rsid w:val="00285B35"/>
    <w:rsid w:val="0028694F"/>
    <w:rsid w:val="00293826"/>
    <w:rsid w:val="002B019B"/>
    <w:rsid w:val="002E61BF"/>
    <w:rsid w:val="002F29F5"/>
    <w:rsid w:val="00311CE1"/>
    <w:rsid w:val="00325369"/>
    <w:rsid w:val="0034392A"/>
    <w:rsid w:val="00357F67"/>
    <w:rsid w:val="003703DC"/>
    <w:rsid w:val="00380533"/>
    <w:rsid w:val="00386F3F"/>
    <w:rsid w:val="003A50B1"/>
    <w:rsid w:val="003A7EA3"/>
    <w:rsid w:val="003D5807"/>
    <w:rsid w:val="003F49D6"/>
    <w:rsid w:val="00411D4C"/>
    <w:rsid w:val="004219B0"/>
    <w:rsid w:val="004365CF"/>
    <w:rsid w:val="0044607B"/>
    <w:rsid w:val="004559AB"/>
    <w:rsid w:val="00455A13"/>
    <w:rsid w:val="0046471D"/>
    <w:rsid w:val="00466C9B"/>
    <w:rsid w:val="00471EB8"/>
    <w:rsid w:val="004B1F45"/>
    <w:rsid w:val="004C65A4"/>
    <w:rsid w:val="004E6C7E"/>
    <w:rsid w:val="00504FDE"/>
    <w:rsid w:val="0051093E"/>
    <w:rsid w:val="005137B3"/>
    <w:rsid w:val="005205E7"/>
    <w:rsid w:val="005615EC"/>
    <w:rsid w:val="0056181C"/>
    <w:rsid w:val="00570387"/>
    <w:rsid w:val="00570B17"/>
    <w:rsid w:val="0059676B"/>
    <w:rsid w:val="005D57F9"/>
    <w:rsid w:val="005E30D6"/>
    <w:rsid w:val="005F1545"/>
    <w:rsid w:val="005F404C"/>
    <w:rsid w:val="00615EAE"/>
    <w:rsid w:val="0061711D"/>
    <w:rsid w:val="00656EED"/>
    <w:rsid w:val="00662AA9"/>
    <w:rsid w:val="0066481D"/>
    <w:rsid w:val="00665F8B"/>
    <w:rsid w:val="006809A7"/>
    <w:rsid w:val="006D0C3D"/>
    <w:rsid w:val="006D7D5B"/>
    <w:rsid w:val="006F42FB"/>
    <w:rsid w:val="00710C79"/>
    <w:rsid w:val="00714E78"/>
    <w:rsid w:val="0077596F"/>
    <w:rsid w:val="00775F1F"/>
    <w:rsid w:val="00794A27"/>
    <w:rsid w:val="007A35A6"/>
    <w:rsid w:val="007A63C5"/>
    <w:rsid w:val="007C577E"/>
    <w:rsid w:val="007D622C"/>
    <w:rsid w:val="007D760C"/>
    <w:rsid w:val="007E1D48"/>
    <w:rsid w:val="007E53F0"/>
    <w:rsid w:val="007F20D6"/>
    <w:rsid w:val="007F28CB"/>
    <w:rsid w:val="00802394"/>
    <w:rsid w:val="00813633"/>
    <w:rsid w:val="008251BF"/>
    <w:rsid w:val="00831AC2"/>
    <w:rsid w:val="0084662C"/>
    <w:rsid w:val="0087101C"/>
    <w:rsid w:val="008A4B8E"/>
    <w:rsid w:val="008A6D73"/>
    <w:rsid w:val="008B35AC"/>
    <w:rsid w:val="008C2FB1"/>
    <w:rsid w:val="008E3437"/>
    <w:rsid w:val="008F71A9"/>
    <w:rsid w:val="00911AC6"/>
    <w:rsid w:val="009138D2"/>
    <w:rsid w:val="0096302E"/>
    <w:rsid w:val="00966605"/>
    <w:rsid w:val="00992417"/>
    <w:rsid w:val="00996CB8"/>
    <w:rsid w:val="0099737A"/>
    <w:rsid w:val="009A4D6D"/>
    <w:rsid w:val="009A62DC"/>
    <w:rsid w:val="009D4050"/>
    <w:rsid w:val="009D539F"/>
    <w:rsid w:val="009E4532"/>
    <w:rsid w:val="009E645F"/>
    <w:rsid w:val="009F1392"/>
    <w:rsid w:val="00A00788"/>
    <w:rsid w:val="00A1390E"/>
    <w:rsid w:val="00A37CEA"/>
    <w:rsid w:val="00A67FCF"/>
    <w:rsid w:val="00A73E8F"/>
    <w:rsid w:val="00A87371"/>
    <w:rsid w:val="00AB7313"/>
    <w:rsid w:val="00AC5B7F"/>
    <w:rsid w:val="00AC6A38"/>
    <w:rsid w:val="00B0197A"/>
    <w:rsid w:val="00B03679"/>
    <w:rsid w:val="00B04E7A"/>
    <w:rsid w:val="00B0667C"/>
    <w:rsid w:val="00B067C1"/>
    <w:rsid w:val="00B11105"/>
    <w:rsid w:val="00B129D7"/>
    <w:rsid w:val="00B16B3B"/>
    <w:rsid w:val="00B21DC2"/>
    <w:rsid w:val="00B21F35"/>
    <w:rsid w:val="00B47776"/>
    <w:rsid w:val="00B479C9"/>
    <w:rsid w:val="00B5288E"/>
    <w:rsid w:val="00B6779F"/>
    <w:rsid w:val="00B913F7"/>
    <w:rsid w:val="00BA1941"/>
    <w:rsid w:val="00BB2E84"/>
    <w:rsid w:val="00BB7BAA"/>
    <w:rsid w:val="00BD778E"/>
    <w:rsid w:val="00BE3FDF"/>
    <w:rsid w:val="00C14885"/>
    <w:rsid w:val="00C25E77"/>
    <w:rsid w:val="00C27036"/>
    <w:rsid w:val="00C3618F"/>
    <w:rsid w:val="00C4189A"/>
    <w:rsid w:val="00C87496"/>
    <w:rsid w:val="00CB1565"/>
    <w:rsid w:val="00CC6EB0"/>
    <w:rsid w:val="00CE0510"/>
    <w:rsid w:val="00CF1477"/>
    <w:rsid w:val="00D129B9"/>
    <w:rsid w:val="00D13CC0"/>
    <w:rsid w:val="00D25BD5"/>
    <w:rsid w:val="00D36D90"/>
    <w:rsid w:val="00D826A3"/>
    <w:rsid w:val="00DB6C90"/>
    <w:rsid w:val="00DD2EBF"/>
    <w:rsid w:val="00DF222E"/>
    <w:rsid w:val="00E00611"/>
    <w:rsid w:val="00E24484"/>
    <w:rsid w:val="00E336D3"/>
    <w:rsid w:val="00E34939"/>
    <w:rsid w:val="00E535B6"/>
    <w:rsid w:val="00E627BC"/>
    <w:rsid w:val="00E75C11"/>
    <w:rsid w:val="00E9002B"/>
    <w:rsid w:val="00E978DF"/>
    <w:rsid w:val="00EA5A7E"/>
    <w:rsid w:val="00EB3EE0"/>
    <w:rsid w:val="00ED6ABB"/>
    <w:rsid w:val="00EE2C5B"/>
    <w:rsid w:val="00EE44C7"/>
    <w:rsid w:val="00EF0015"/>
    <w:rsid w:val="00EF2CEF"/>
    <w:rsid w:val="00F00A0F"/>
    <w:rsid w:val="00F21359"/>
    <w:rsid w:val="00F22199"/>
    <w:rsid w:val="00F35D93"/>
    <w:rsid w:val="00F44786"/>
    <w:rsid w:val="00F6713B"/>
    <w:rsid w:val="00F84316"/>
    <w:rsid w:val="00F9526A"/>
    <w:rsid w:val="00FB0C95"/>
    <w:rsid w:val="00FB147F"/>
    <w:rsid w:val="00FC0852"/>
    <w:rsid w:val="00FC362F"/>
    <w:rsid w:val="00FF52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uiPriority w:val="59"/>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 w:type="paragraph" w:styleId="Header">
    <w:name w:val="header"/>
    <w:basedOn w:val="Normal"/>
    <w:link w:val="HeaderChar"/>
    <w:uiPriority w:val="99"/>
    <w:unhideWhenUsed/>
    <w:rsid w:val="003F49D6"/>
    <w:pPr>
      <w:tabs>
        <w:tab w:val="center" w:pos="4680"/>
        <w:tab w:val="right" w:pos="9360"/>
      </w:tabs>
      <w:spacing w:line="240" w:lineRule="auto"/>
    </w:pPr>
  </w:style>
  <w:style w:type="character" w:customStyle="1" w:styleId="HeaderChar">
    <w:name w:val="Header Char"/>
    <w:basedOn w:val="DefaultParagraphFont"/>
    <w:link w:val="Header"/>
    <w:uiPriority w:val="99"/>
    <w:rsid w:val="003F49D6"/>
  </w:style>
  <w:style w:type="paragraph" w:styleId="Footer">
    <w:name w:val="footer"/>
    <w:basedOn w:val="Normal"/>
    <w:link w:val="FooterChar"/>
    <w:uiPriority w:val="99"/>
    <w:unhideWhenUsed/>
    <w:rsid w:val="003F49D6"/>
    <w:pPr>
      <w:tabs>
        <w:tab w:val="center" w:pos="4680"/>
        <w:tab w:val="right" w:pos="9360"/>
      </w:tabs>
      <w:spacing w:line="240" w:lineRule="auto"/>
    </w:pPr>
  </w:style>
  <w:style w:type="character" w:customStyle="1" w:styleId="FooterChar">
    <w:name w:val="Footer Char"/>
    <w:basedOn w:val="DefaultParagraphFont"/>
    <w:link w:val="Footer"/>
    <w:uiPriority w:val="99"/>
    <w:rsid w:val="003F49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uiPriority w:val="59"/>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 w:type="paragraph" w:styleId="Header">
    <w:name w:val="header"/>
    <w:basedOn w:val="Normal"/>
    <w:link w:val="HeaderChar"/>
    <w:uiPriority w:val="99"/>
    <w:unhideWhenUsed/>
    <w:rsid w:val="003F49D6"/>
    <w:pPr>
      <w:tabs>
        <w:tab w:val="center" w:pos="4680"/>
        <w:tab w:val="right" w:pos="9360"/>
      </w:tabs>
      <w:spacing w:line="240" w:lineRule="auto"/>
    </w:pPr>
  </w:style>
  <w:style w:type="character" w:customStyle="1" w:styleId="HeaderChar">
    <w:name w:val="Header Char"/>
    <w:basedOn w:val="DefaultParagraphFont"/>
    <w:link w:val="Header"/>
    <w:uiPriority w:val="99"/>
    <w:rsid w:val="003F49D6"/>
  </w:style>
  <w:style w:type="paragraph" w:styleId="Footer">
    <w:name w:val="footer"/>
    <w:basedOn w:val="Normal"/>
    <w:link w:val="FooterChar"/>
    <w:uiPriority w:val="99"/>
    <w:unhideWhenUsed/>
    <w:rsid w:val="003F49D6"/>
    <w:pPr>
      <w:tabs>
        <w:tab w:val="center" w:pos="4680"/>
        <w:tab w:val="right" w:pos="9360"/>
      </w:tabs>
      <w:spacing w:line="240" w:lineRule="auto"/>
    </w:pPr>
  </w:style>
  <w:style w:type="character" w:customStyle="1" w:styleId="FooterChar">
    <w:name w:val="Footer Char"/>
    <w:basedOn w:val="DefaultParagraphFont"/>
    <w:link w:val="Footer"/>
    <w:uiPriority w:val="99"/>
    <w:rsid w:val="003F4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128003">
      <w:bodyDiv w:val="1"/>
      <w:marLeft w:val="0"/>
      <w:marRight w:val="0"/>
      <w:marTop w:val="0"/>
      <w:marBottom w:val="0"/>
      <w:divBdr>
        <w:top w:val="none" w:sz="0" w:space="0" w:color="auto"/>
        <w:left w:val="none" w:sz="0" w:space="0" w:color="auto"/>
        <w:bottom w:val="none" w:sz="0" w:space="0" w:color="auto"/>
        <w:right w:val="none" w:sz="0" w:space="0" w:color="auto"/>
      </w:divBdr>
    </w:div>
    <w:div w:id="318922399">
      <w:bodyDiv w:val="1"/>
      <w:marLeft w:val="0"/>
      <w:marRight w:val="0"/>
      <w:marTop w:val="0"/>
      <w:marBottom w:val="0"/>
      <w:divBdr>
        <w:top w:val="none" w:sz="0" w:space="0" w:color="auto"/>
        <w:left w:val="none" w:sz="0" w:space="0" w:color="auto"/>
        <w:bottom w:val="none" w:sz="0" w:space="0" w:color="auto"/>
        <w:right w:val="none" w:sz="0" w:space="0" w:color="auto"/>
      </w:divBdr>
    </w:div>
    <w:div w:id="332152832">
      <w:bodyDiv w:val="1"/>
      <w:marLeft w:val="0"/>
      <w:marRight w:val="0"/>
      <w:marTop w:val="0"/>
      <w:marBottom w:val="0"/>
      <w:divBdr>
        <w:top w:val="none" w:sz="0" w:space="0" w:color="auto"/>
        <w:left w:val="none" w:sz="0" w:space="0" w:color="auto"/>
        <w:bottom w:val="none" w:sz="0" w:space="0" w:color="auto"/>
        <w:right w:val="none" w:sz="0" w:space="0" w:color="auto"/>
      </w:divBdr>
    </w:div>
    <w:div w:id="627660436">
      <w:bodyDiv w:val="1"/>
      <w:marLeft w:val="0"/>
      <w:marRight w:val="0"/>
      <w:marTop w:val="0"/>
      <w:marBottom w:val="0"/>
      <w:divBdr>
        <w:top w:val="none" w:sz="0" w:space="0" w:color="auto"/>
        <w:left w:val="none" w:sz="0" w:space="0" w:color="auto"/>
        <w:bottom w:val="none" w:sz="0" w:space="0" w:color="auto"/>
        <w:right w:val="none" w:sz="0" w:space="0" w:color="auto"/>
      </w:divBdr>
    </w:div>
    <w:div w:id="967053244">
      <w:bodyDiv w:val="1"/>
      <w:marLeft w:val="0"/>
      <w:marRight w:val="0"/>
      <w:marTop w:val="0"/>
      <w:marBottom w:val="0"/>
      <w:divBdr>
        <w:top w:val="none" w:sz="0" w:space="0" w:color="auto"/>
        <w:left w:val="none" w:sz="0" w:space="0" w:color="auto"/>
        <w:bottom w:val="none" w:sz="0" w:space="0" w:color="auto"/>
        <w:right w:val="none" w:sz="0" w:space="0" w:color="auto"/>
      </w:divBdr>
    </w:div>
    <w:div w:id="978195088">
      <w:bodyDiv w:val="1"/>
      <w:marLeft w:val="0"/>
      <w:marRight w:val="0"/>
      <w:marTop w:val="0"/>
      <w:marBottom w:val="0"/>
      <w:divBdr>
        <w:top w:val="none" w:sz="0" w:space="0" w:color="auto"/>
        <w:left w:val="none" w:sz="0" w:space="0" w:color="auto"/>
        <w:bottom w:val="none" w:sz="0" w:space="0" w:color="auto"/>
        <w:right w:val="none" w:sz="0" w:space="0" w:color="auto"/>
      </w:divBdr>
    </w:div>
    <w:div w:id="1636832396">
      <w:bodyDiv w:val="1"/>
      <w:marLeft w:val="0"/>
      <w:marRight w:val="0"/>
      <w:marTop w:val="0"/>
      <w:marBottom w:val="0"/>
      <w:divBdr>
        <w:top w:val="none" w:sz="0" w:space="0" w:color="auto"/>
        <w:left w:val="none" w:sz="0" w:space="0" w:color="auto"/>
        <w:bottom w:val="none" w:sz="0" w:space="0" w:color="auto"/>
        <w:right w:val="none" w:sz="0" w:space="0" w:color="auto"/>
      </w:divBdr>
    </w:div>
    <w:div w:id="195254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or.water.usgs.gov/tualatin/"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chart" Target="charts/chart1.xml"/><Relationship Id="rId25" Type="http://schemas.openxmlformats.org/officeDocument/2006/relationships/footer" Target="footer1.xml"/><Relationship Id="rId33" Type="http://schemas.openxmlformats.org/officeDocument/2006/relationships/hyperlink" Target="http://www.deq.state.or.us/wq/tmdls/docs/willamettebasin/tualatin/tmdlwqmp.pdf"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chart" Target="charts/chart4.xml"/><Relationship Id="rId32" Type="http://schemas.openxmlformats.org/officeDocument/2006/relationships/hyperlink" Target="http://www.fws.gov/r5gomp/gom/nhd-gom/NHDPLUS_UserGuide.pdf"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chart" Target="charts/chart3.xml"/><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hyperlink" Target="http://willamettepartnership.org/" TargetMode="External"/><Relationship Id="rId14" Type="http://schemas.openxmlformats.org/officeDocument/2006/relationships/image" Target="media/image5.jpeg"/><Relationship Id="rId22" Type="http://schemas.openxmlformats.org/officeDocument/2006/relationships/chart" Target="charts/chart2.xm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psu\resources\Research\Samba\H2Oeco\MikeP\DATA\U_IDAHO_CLIMATE\FUTURE_SCENARIOS\UIdaho_Climate_Change_Summar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psu\resources\Research\Samba\H2Oeco\MikeP\RESULTS\SENSITIVITY_ANALYSIS\SA_CH_K_Figur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psu\resources\Research\Samba\H2Oeco\MikeP\RESULTS\SENSITIVITY_ANALYSIS\SA_CH_K_Figur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MikeP\Research\H20eco\SWAT-CUP_MODELS\Tualatin_SA.Sufi2.SwatCup\Iterations\SA_HRU_SLP\Sufi2.Out\SED_OUT_81.txt"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971547674187784"/>
          <c:y val="5.9326302623724382E-2"/>
          <c:w val="0.70762345883235189"/>
          <c:h val="0.6541538461538462"/>
        </c:manualLayout>
      </c:layout>
      <c:scatterChart>
        <c:scatterStyle val="lineMarker"/>
        <c:varyColors val="1"/>
        <c:ser>
          <c:idx val="0"/>
          <c:order val="0"/>
          <c:tx>
            <c:strRef>
              <c:f>FinalTable!$C$12</c:f>
              <c:strCache>
                <c:ptCount val="1"/>
                <c:pt idx="0">
                  <c:v>Summer Change</c:v>
                </c:pt>
              </c:strCache>
            </c:strRef>
          </c:tx>
          <c:spPr>
            <a:ln w="28575">
              <a:noFill/>
            </a:ln>
          </c:spPr>
          <c:marker>
            <c:symbol val="square"/>
            <c:size val="12"/>
            <c:spPr>
              <a:solidFill>
                <a:srgbClr val="FF0000"/>
              </a:solidFill>
              <a:ln>
                <a:noFill/>
              </a:ln>
            </c:spPr>
          </c:marker>
          <c:dPt>
            <c:idx val="0"/>
            <c:marker>
              <c:symbol val="square"/>
              <c:size val="7"/>
              <c:spPr>
                <a:solidFill>
                  <a:schemeClr val="accent6">
                    <a:lumMod val="75000"/>
                  </a:schemeClr>
                </a:solidFill>
                <a:ln>
                  <a:noFill/>
                </a:ln>
              </c:spPr>
            </c:marker>
            <c:bubble3D val="0"/>
          </c:dPt>
          <c:dPt>
            <c:idx val="1"/>
            <c:marker>
              <c:symbol val="triangle"/>
              <c:size val="7"/>
              <c:spPr>
                <a:solidFill>
                  <a:schemeClr val="accent6">
                    <a:lumMod val="75000"/>
                  </a:schemeClr>
                </a:solidFill>
                <a:ln>
                  <a:noFill/>
                </a:ln>
              </c:spPr>
            </c:marker>
            <c:bubble3D val="0"/>
          </c:dPt>
          <c:dPt>
            <c:idx val="2"/>
            <c:marker>
              <c:symbol val="circle"/>
              <c:size val="7"/>
              <c:spPr>
                <a:solidFill>
                  <a:schemeClr val="accent6">
                    <a:lumMod val="75000"/>
                  </a:schemeClr>
                </a:solidFill>
                <a:ln>
                  <a:noFill/>
                </a:ln>
              </c:spPr>
            </c:marker>
            <c:bubble3D val="0"/>
          </c:dPt>
          <c:xVal>
            <c:numRef>
              <c:f>FinalTable!$C$14:$C$16</c:f>
              <c:numCache>
                <c:formatCode>0.00</c:formatCode>
                <c:ptCount val="3"/>
                <c:pt idx="0">
                  <c:v>29.87</c:v>
                </c:pt>
                <c:pt idx="1">
                  <c:v>-17.73</c:v>
                </c:pt>
                <c:pt idx="2">
                  <c:v>-38.4</c:v>
                </c:pt>
              </c:numCache>
            </c:numRef>
          </c:xVal>
          <c:yVal>
            <c:numRef>
              <c:f>FinalTable!$D$14:$D$16</c:f>
              <c:numCache>
                <c:formatCode>0.00</c:formatCode>
                <c:ptCount val="3"/>
                <c:pt idx="0">
                  <c:v>0.04</c:v>
                </c:pt>
                <c:pt idx="1">
                  <c:v>1.03</c:v>
                </c:pt>
                <c:pt idx="2">
                  <c:v>1.41</c:v>
                </c:pt>
              </c:numCache>
            </c:numRef>
          </c:yVal>
          <c:smooth val="0"/>
        </c:ser>
        <c:ser>
          <c:idx val="1"/>
          <c:order val="1"/>
          <c:tx>
            <c:strRef>
              <c:f>FinalTable!$C$19</c:f>
              <c:strCache>
                <c:ptCount val="1"/>
                <c:pt idx="0">
                  <c:v>Winter Change</c:v>
                </c:pt>
              </c:strCache>
            </c:strRef>
          </c:tx>
          <c:spPr>
            <a:ln w="28575">
              <a:noFill/>
            </a:ln>
          </c:spPr>
          <c:marker>
            <c:symbol val="triangle"/>
            <c:size val="10"/>
            <c:spPr>
              <a:ln>
                <a:noFill/>
              </a:ln>
            </c:spPr>
          </c:marker>
          <c:dPt>
            <c:idx val="0"/>
            <c:marker>
              <c:symbol val="square"/>
              <c:size val="7"/>
              <c:spPr>
                <a:solidFill>
                  <a:srgbClr val="00B0F0"/>
                </a:solidFill>
                <a:ln>
                  <a:noFill/>
                </a:ln>
              </c:spPr>
            </c:marker>
            <c:bubble3D val="0"/>
          </c:dPt>
          <c:dPt>
            <c:idx val="1"/>
            <c:marker>
              <c:symbol val="triangle"/>
              <c:size val="7"/>
              <c:spPr>
                <a:solidFill>
                  <a:srgbClr val="00B0F0"/>
                </a:solidFill>
                <a:ln>
                  <a:noFill/>
                </a:ln>
              </c:spPr>
            </c:marker>
            <c:bubble3D val="0"/>
          </c:dPt>
          <c:dPt>
            <c:idx val="2"/>
            <c:marker>
              <c:symbol val="circle"/>
              <c:size val="7"/>
              <c:spPr>
                <a:solidFill>
                  <a:srgbClr val="00B0F0"/>
                </a:solidFill>
                <a:ln>
                  <a:noFill/>
                </a:ln>
              </c:spPr>
            </c:marker>
            <c:bubble3D val="0"/>
          </c:dPt>
          <c:xVal>
            <c:numRef>
              <c:f>FinalTable!$C$21:$C$23</c:f>
              <c:numCache>
                <c:formatCode>0.00</c:formatCode>
                <c:ptCount val="3"/>
                <c:pt idx="0">
                  <c:v>5.21</c:v>
                </c:pt>
                <c:pt idx="1">
                  <c:v>13.91</c:v>
                </c:pt>
                <c:pt idx="2">
                  <c:v>-0.52</c:v>
                </c:pt>
              </c:numCache>
            </c:numRef>
          </c:xVal>
          <c:yVal>
            <c:numRef>
              <c:f>FinalTable!$D$21:$D$23</c:f>
              <c:numCache>
                <c:formatCode>0.00</c:formatCode>
                <c:ptCount val="3"/>
                <c:pt idx="0">
                  <c:v>0.16</c:v>
                </c:pt>
                <c:pt idx="1">
                  <c:v>0.66</c:v>
                </c:pt>
                <c:pt idx="2">
                  <c:v>1.52</c:v>
                </c:pt>
              </c:numCache>
            </c:numRef>
          </c:yVal>
          <c:smooth val="0"/>
        </c:ser>
        <c:dLbls>
          <c:showLegendKey val="0"/>
          <c:showVal val="0"/>
          <c:showCatName val="0"/>
          <c:showSerName val="0"/>
          <c:showPercent val="0"/>
          <c:showBubbleSize val="0"/>
        </c:dLbls>
        <c:axId val="105979904"/>
        <c:axId val="105983936"/>
      </c:scatterChart>
      <c:valAx>
        <c:axId val="105979904"/>
        <c:scaling>
          <c:orientation val="minMax"/>
          <c:min val="-40"/>
        </c:scaling>
        <c:delete val="0"/>
        <c:axPos val="b"/>
        <c:title>
          <c:tx>
            <c:rich>
              <a:bodyPr/>
              <a:lstStyle/>
              <a:p>
                <a:pPr>
                  <a:defRPr sz="1400"/>
                </a:pPr>
                <a:r>
                  <a:rPr lang="en-US" sz="1200"/>
                  <a:t>Precipitation</a:t>
                </a:r>
              </a:p>
              <a:p>
                <a:pPr>
                  <a:defRPr sz="1400"/>
                </a:pPr>
                <a:r>
                  <a:rPr lang="en-US" sz="1200"/>
                  <a:t>Change (%)</a:t>
                </a:r>
              </a:p>
            </c:rich>
          </c:tx>
          <c:layout>
            <c:manualLayout>
              <c:xMode val="edge"/>
              <c:yMode val="edge"/>
              <c:x val="0.46422748627009858"/>
              <c:y val="0.80871794871794866"/>
            </c:manualLayout>
          </c:layout>
          <c:overlay val="0"/>
        </c:title>
        <c:numFmt formatCode="0" sourceLinked="0"/>
        <c:majorTickMark val="out"/>
        <c:minorTickMark val="none"/>
        <c:tickLblPos val="nextTo"/>
        <c:spPr>
          <a:ln w="25400">
            <a:solidFill>
              <a:schemeClr val="tx1"/>
            </a:solidFill>
          </a:ln>
        </c:spPr>
        <c:txPr>
          <a:bodyPr/>
          <a:lstStyle/>
          <a:p>
            <a:pPr>
              <a:defRPr sz="1200" b="1">
                <a:solidFill>
                  <a:schemeClr val="tx1"/>
                </a:solidFill>
              </a:defRPr>
            </a:pPr>
            <a:endParaRPr lang="en-US"/>
          </a:p>
        </c:txPr>
        <c:crossAx val="105983936"/>
        <c:crossesAt val="0"/>
        <c:crossBetween val="midCat"/>
      </c:valAx>
      <c:valAx>
        <c:axId val="105983936"/>
        <c:scaling>
          <c:orientation val="minMax"/>
        </c:scaling>
        <c:delete val="0"/>
        <c:axPos val="l"/>
        <c:title>
          <c:tx>
            <c:rich>
              <a:bodyPr rot="-5400000" vert="horz"/>
              <a:lstStyle/>
              <a:p>
                <a:pPr>
                  <a:defRPr sz="1200"/>
                </a:pPr>
                <a:r>
                  <a:rPr lang="en-US" sz="1200"/>
                  <a:t>Temperature</a:t>
                </a:r>
              </a:p>
              <a:p>
                <a:pPr>
                  <a:defRPr sz="1200"/>
                </a:pPr>
                <a:r>
                  <a:rPr lang="en-US" sz="1200"/>
                  <a:t>Change (Deg C)</a:t>
                </a:r>
              </a:p>
            </c:rich>
          </c:tx>
          <c:overlay val="0"/>
        </c:title>
        <c:numFmt formatCode="0.0" sourceLinked="0"/>
        <c:majorTickMark val="out"/>
        <c:minorTickMark val="none"/>
        <c:tickLblPos val="nextTo"/>
        <c:spPr>
          <a:ln w="25400">
            <a:solidFill>
              <a:schemeClr val="tx1"/>
            </a:solidFill>
          </a:ln>
        </c:spPr>
        <c:txPr>
          <a:bodyPr/>
          <a:lstStyle/>
          <a:p>
            <a:pPr>
              <a:defRPr sz="1200" b="1"/>
            </a:pPr>
            <a:endParaRPr lang="en-US"/>
          </a:p>
        </c:txPr>
        <c:crossAx val="105979904"/>
        <c:crossesAt val="-40"/>
        <c:crossBetween val="midCat"/>
      </c:valAx>
      <c:spPr>
        <a:noFill/>
        <a:ln w="25400">
          <a:noFill/>
        </a:ln>
      </c:spPr>
    </c:plotArea>
    <c:plotVisOnly val="1"/>
    <c:dispBlanksAs val="gap"/>
    <c:showDLblsOverMax val="0"/>
  </c:chart>
  <c:spPr>
    <a:ln>
      <a:noFill/>
    </a:ln>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000"/>
            </a:pPr>
            <a:r>
              <a:rPr lang="en-US" sz="2000"/>
              <a:t>EPCO</a:t>
            </a:r>
            <a:r>
              <a:rPr lang="en-US" sz="2000" baseline="0"/>
              <a:t> </a:t>
            </a:r>
            <a:r>
              <a:rPr lang="en-US" sz="2000"/>
              <a:t>Sensitivity Analysis</a:t>
            </a:r>
          </a:p>
        </c:rich>
      </c:tx>
      <c:overlay val="0"/>
    </c:title>
    <c:autoTitleDeleted val="0"/>
    <c:plotArea>
      <c:layout>
        <c:manualLayout>
          <c:layoutTarget val="inner"/>
          <c:xMode val="edge"/>
          <c:yMode val="edge"/>
          <c:x val="0.13457708411448571"/>
          <c:y val="0.17361138451443603"/>
          <c:w val="0.81383561429821361"/>
          <c:h val="0.48392031478398373"/>
        </c:manualLayout>
      </c:layout>
      <c:lineChart>
        <c:grouping val="standard"/>
        <c:varyColors val="0"/>
        <c:ser>
          <c:idx val="1"/>
          <c:order val="0"/>
          <c:tx>
            <c:strRef>
              <c:f>FLOW_OUT_129!$B$1</c:f>
              <c:strCache>
                <c:ptCount val="1"/>
                <c:pt idx="0">
                  <c:v>0.0925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FLOW_OUT_129!$B$1:$B$726</c:f>
              <c:numCache>
                <c:formatCode>0.00</c:formatCode>
                <c:ptCount val="726"/>
                <c:pt idx="0" formatCode="@">
                  <c:v>9.2500000000000027E-2</c:v>
                </c:pt>
                <c:pt idx="1">
                  <c:v>41.65</c:v>
                </c:pt>
                <c:pt idx="2">
                  <c:v>78.430000000000007</c:v>
                </c:pt>
                <c:pt idx="3">
                  <c:v>47.55</c:v>
                </c:pt>
                <c:pt idx="4">
                  <c:v>41.6</c:v>
                </c:pt>
                <c:pt idx="5">
                  <c:v>25.01</c:v>
                </c:pt>
                <c:pt idx="6">
                  <c:v>20.459999999999987</c:v>
                </c:pt>
                <c:pt idx="7">
                  <c:v>6.2889999999999997</c:v>
                </c:pt>
                <c:pt idx="8">
                  <c:v>5.6509999999999945</c:v>
                </c:pt>
                <c:pt idx="9">
                  <c:v>6.1139999999999946</c:v>
                </c:pt>
                <c:pt idx="10">
                  <c:v>19.71</c:v>
                </c:pt>
                <c:pt idx="11">
                  <c:v>36.42</c:v>
                </c:pt>
                <c:pt idx="12">
                  <c:v>129.69999999999999</c:v>
                </c:pt>
                <c:pt idx="13">
                  <c:v>116.2</c:v>
                </c:pt>
                <c:pt idx="14">
                  <c:v>134.19999999999999</c:v>
                </c:pt>
                <c:pt idx="15">
                  <c:v>84.86</c:v>
                </c:pt>
                <c:pt idx="16">
                  <c:v>81.89</c:v>
                </c:pt>
                <c:pt idx="17">
                  <c:v>40.800000000000004</c:v>
                </c:pt>
                <c:pt idx="18">
                  <c:v>23.110000000000021</c:v>
                </c:pt>
                <c:pt idx="19">
                  <c:v>9.1850000000000005</c:v>
                </c:pt>
                <c:pt idx="20">
                  <c:v>4.5960000000000001</c:v>
                </c:pt>
                <c:pt idx="21">
                  <c:v>7.0069999999999997</c:v>
                </c:pt>
                <c:pt idx="22">
                  <c:v>15.15</c:v>
                </c:pt>
                <c:pt idx="23">
                  <c:v>31.71</c:v>
                </c:pt>
                <c:pt idx="24">
                  <c:v>124.7</c:v>
                </c:pt>
                <c:pt idx="25">
                  <c:v>108.9</c:v>
                </c:pt>
                <c:pt idx="26">
                  <c:v>146</c:v>
                </c:pt>
                <c:pt idx="27">
                  <c:v>126.5</c:v>
                </c:pt>
                <c:pt idx="28">
                  <c:v>80.08</c:v>
                </c:pt>
                <c:pt idx="29">
                  <c:v>47.25</c:v>
                </c:pt>
                <c:pt idx="30">
                  <c:v>25.18</c:v>
                </c:pt>
                <c:pt idx="31">
                  <c:v>11.32</c:v>
                </c:pt>
                <c:pt idx="32">
                  <c:v>6.891</c:v>
                </c:pt>
                <c:pt idx="33">
                  <c:v>4.9279999999999955</c:v>
                </c:pt>
                <c:pt idx="34">
                  <c:v>5.9539999999999997</c:v>
                </c:pt>
                <c:pt idx="35">
                  <c:v>67.28</c:v>
                </c:pt>
                <c:pt idx="36">
                  <c:v>65.989999999999995</c:v>
                </c:pt>
                <c:pt idx="37">
                  <c:v>63.65</c:v>
                </c:pt>
                <c:pt idx="38">
                  <c:v>75.3</c:v>
                </c:pt>
                <c:pt idx="39">
                  <c:v>61.34</c:v>
                </c:pt>
                <c:pt idx="40">
                  <c:v>55.85</c:v>
                </c:pt>
                <c:pt idx="41">
                  <c:v>40.160000000000011</c:v>
                </c:pt>
                <c:pt idx="42">
                  <c:v>31.419999999999987</c:v>
                </c:pt>
                <c:pt idx="43">
                  <c:v>10.14</c:v>
                </c:pt>
                <c:pt idx="44">
                  <c:v>5.383</c:v>
                </c:pt>
                <c:pt idx="45">
                  <c:v>4.17</c:v>
                </c:pt>
                <c:pt idx="46">
                  <c:v>9.0290000000000017</c:v>
                </c:pt>
                <c:pt idx="47">
                  <c:v>109.3</c:v>
                </c:pt>
                <c:pt idx="48">
                  <c:v>55.620000000000012</c:v>
                </c:pt>
                <c:pt idx="49">
                  <c:v>39.46</c:v>
                </c:pt>
                <c:pt idx="50">
                  <c:v>48.45</c:v>
                </c:pt>
                <c:pt idx="51">
                  <c:v>44.44</c:v>
                </c:pt>
                <c:pt idx="52">
                  <c:v>26.959999999999987</c:v>
                </c:pt>
                <c:pt idx="53">
                  <c:v>19.899999999999999</c:v>
                </c:pt>
                <c:pt idx="54">
                  <c:v>20.05</c:v>
                </c:pt>
                <c:pt idx="55">
                  <c:v>6.6760000000000002</c:v>
                </c:pt>
                <c:pt idx="56">
                  <c:v>4.4980000000000002</c:v>
                </c:pt>
                <c:pt idx="57">
                  <c:v>3.6379999999999999</c:v>
                </c:pt>
                <c:pt idx="58">
                  <c:v>4.9589999999999996</c:v>
                </c:pt>
                <c:pt idx="59">
                  <c:v>14.12</c:v>
                </c:pt>
                <c:pt idx="60">
                  <c:v>30.439999999999987</c:v>
                </c:pt>
                <c:pt idx="61">
                  <c:v>53.220000000000013</c:v>
                </c:pt>
                <c:pt idx="62">
                  <c:v>89.669999999999987</c:v>
                </c:pt>
                <c:pt idx="63">
                  <c:v>57.230000000000011</c:v>
                </c:pt>
                <c:pt idx="64">
                  <c:v>38.46</c:v>
                </c:pt>
                <c:pt idx="65">
                  <c:v>26.919999999999987</c:v>
                </c:pt>
                <c:pt idx="66">
                  <c:v>12.17</c:v>
                </c:pt>
                <c:pt idx="67">
                  <c:v>7.4390000000000063</c:v>
                </c:pt>
                <c:pt idx="68">
                  <c:v>4.4080000000000004</c:v>
                </c:pt>
                <c:pt idx="69">
                  <c:v>4.306</c:v>
                </c:pt>
                <c:pt idx="70">
                  <c:v>3.57</c:v>
                </c:pt>
                <c:pt idx="71">
                  <c:v>42.84</c:v>
                </c:pt>
                <c:pt idx="72">
                  <c:v>37.260000000000012</c:v>
                </c:pt>
                <c:pt idx="73">
                  <c:v>82.679999999999978</c:v>
                </c:pt>
                <c:pt idx="74">
                  <c:v>92.57</c:v>
                </c:pt>
                <c:pt idx="75">
                  <c:v>104.4</c:v>
                </c:pt>
                <c:pt idx="76">
                  <c:v>47.67</c:v>
                </c:pt>
                <c:pt idx="77">
                  <c:v>29.36</c:v>
                </c:pt>
                <c:pt idx="78">
                  <c:v>12.91</c:v>
                </c:pt>
                <c:pt idx="79">
                  <c:v>8.4860000000000007</c:v>
                </c:pt>
                <c:pt idx="80">
                  <c:v>4.6519999999999975</c:v>
                </c:pt>
                <c:pt idx="81">
                  <c:v>2.585</c:v>
                </c:pt>
                <c:pt idx="82">
                  <c:v>1.411999999999997</c:v>
                </c:pt>
                <c:pt idx="83">
                  <c:v>2.25</c:v>
                </c:pt>
                <c:pt idx="84">
                  <c:v>70.8</c:v>
                </c:pt>
                <c:pt idx="85">
                  <c:v>80.319999999999993</c:v>
                </c:pt>
                <c:pt idx="86">
                  <c:v>39.68</c:v>
                </c:pt>
                <c:pt idx="87">
                  <c:v>50.95</c:v>
                </c:pt>
                <c:pt idx="88">
                  <c:v>39.160000000000011</c:v>
                </c:pt>
                <c:pt idx="89">
                  <c:v>27.6</c:v>
                </c:pt>
                <c:pt idx="90">
                  <c:v>17.04</c:v>
                </c:pt>
                <c:pt idx="91">
                  <c:v>7.6019999999999985</c:v>
                </c:pt>
                <c:pt idx="92">
                  <c:v>5.3269999999999955</c:v>
                </c:pt>
                <c:pt idx="93">
                  <c:v>5.0179999999999945</c:v>
                </c:pt>
                <c:pt idx="94">
                  <c:v>2.3689999999999998</c:v>
                </c:pt>
                <c:pt idx="95">
                  <c:v>40.790000000000013</c:v>
                </c:pt>
                <c:pt idx="96">
                  <c:v>34.11</c:v>
                </c:pt>
                <c:pt idx="97">
                  <c:v>63.760000000000012</c:v>
                </c:pt>
                <c:pt idx="98">
                  <c:v>63.6</c:v>
                </c:pt>
                <c:pt idx="99">
                  <c:v>81.78</c:v>
                </c:pt>
                <c:pt idx="100">
                  <c:v>55.31</c:v>
                </c:pt>
                <c:pt idx="101">
                  <c:v>36.64</c:v>
                </c:pt>
                <c:pt idx="102">
                  <c:v>19.82</c:v>
                </c:pt>
                <c:pt idx="103">
                  <c:v>10.16</c:v>
                </c:pt>
                <c:pt idx="104">
                  <c:v>7.0519999999999996</c:v>
                </c:pt>
                <c:pt idx="105">
                  <c:v>5.8029999999999955</c:v>
                </c:pt>
                <c:pt idx="106">
                  <c:v>5.9720000000000004</c:v>
                </c:pt>
                <c:pt idx="107">
                  <c:v>10.99</c:v>
                </c:pt>
                <c:pt idx="108">
                  <c:v>27.15000000000002</c:v>
                </c:pt>
                <c:pt idx="109">
                  <c:v>109.4</c:v>
                </c:pt>
                <c:pt idx="110">
                  <c:v>107.1</c:v>
                </c:pt>
                <c:pt idx="111">
                  <c:v>72.48</c:v>
                </c:pt>
                <c:pt idx="112">
                  <c:v>48.55</c:v>
                </c:pt>
                <c:pt idx="113">
                  <c:v>27.29</c:v>
                </c:pt>
                <c:pt idx="114">
                  <c:v>15.2</c:v>
                </c:pt>
                <c:pt idx="115">
                  <c:v>8.4600000000000026</c:v>
                </c:pt>
                <c:pt idx="116">
                  <c:v>6.798</c:v>
                </c:pt>
                <c:pt idx="117">
                  <c:v>4.7690000000000001</c:v>
                </c:pt>
                <c:pt idx="118">
                  <c:v>10.83</c:v>
                </c:pt>
                <c:pt idx="119">
                  <c:v>26.32</c:v>
                </c:pt>
                <c:pt idx="120">
                  <c:v>34.090000000000003</c:v>
                </c:pt>
              </c:numCache>
            </c:numRef>
          </c:val>
          <c:smooth val="0"/>
        </c:ser>
        <c:ser>
          <c:idx val="2"/>
          <c:order val="1"/>
          <c:tx>
            <c:strRef>
              <c:f>FLOW_OUT_129!$C$1</c:f>
              <c:strCache>
                <c:ptCount val="1"/>
                <c:pt idx="0">
                  <c:v>0.7525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FLOW_OUT_129!$C$1:$C$726</c:f>
              <c:numCache>
                <c:formatCode>0.00</c:formatCode>
                <c:ptCount val="726"/>
                <c:pt idx="0" formatCode="@">
                  <c:v>0.75249999999999995</c:v>
                </c:pt>
                <c:pt idx="1">
                  <c:v>31.279999999999987</c:v>
                </c:pt>
                <c:pt idx="2">
                  <c:v>68.95</c:v>
                </c:pt>
                <c:pt idx="3">
                  <c:v>41.760000000000012</c:v>
                </c:pt>
                <c:pt idx="4">
                  <c:v>38.94</c:v>
                </c:pt>
                <c:pt idx="5">
                  <c:v>24.17</c:v>
                </c:pt>
                <c:pt idx="6">
                  <c:v>20.36</c:v>
                </c:pt>
                <c:pt idx="7">
                  <c:v>6.3179999999999943</c:v>
                </c:pt>
                <c:pt idx="8">
                  <c:v>5.6499999999999995</c:v>
                </c:pt>
                <c:pt idx="9">
                  <c:v>5.38</c:v>
                </c:pt>
                <c:pt idx="10">
                  <c:v>12.44</c:v>
                </c:pt>
                <c:pt idx="11">
                  <c:v>26.36</c:v>
                </c:pt>
                <c:pt idx="12">
                  <c:v>108.1</c:v>
                </c:pt>
                <c:pt idx="13">
                  <c:v>103.3</c:v>
                </c:pt>
                <c:pt idx="14">
                  <c:v>125.5</c:v>
                </c:pt>
                <c:pt idx="15">
                  <c:v>80.430000000000007</c:v>
                </c:pt>
                <c:pt idx="16">
                  <c:v>80.459999999999994</c:v>
                </c:pt>
                <c:pt idx="17">
                  <c:v>40.57</c:v>
                </c:pt>
                <c:pt idx="18">
                  <c:v>23.2</c:v>
                </c:pt>
                <c:pt idx="19">
                  <c:v>9.3980000000000015</c:v>
                </c:pt>
                <c:pt idx="20">
                  <c:v>4.6189999999999944</c:v>
                </c:pt>
                <c:pt idx="21">
                  <c:v>5.7789999999999999</c:v>
                </c:pt>
                <c:pt idx="22">
                  <c:v>8.8870000000000005</c:v>
                </c:pt>
                <c:pt idx="23">
                  <c:v>20.91</c:v>
                </c:pt>
                <c:pt idx="24">
                  <c:v>103.1</c:v>
                </c:pt>
                <c:pt idx="25">
                  <c:v>94.51</c:v>
                </c:pt>
                <c:pt idx="26">
                  <c:v>137</c:v>
                </c:pt>
                <c:pt idx="27">
                  <c:v>122</c:v>
                </c:pt>
                <c:pt idx="28">
                  <c:v>78.42</c:v>
                </c:pt>
                <c:pt idx="29">
                  <c:v>46.93</c:v>
                </c:pt>
                <c:pt idx="30">
                  <c:v>25.2</c:v>
                </c:pt>
                <c:pt idx="31">
                  <c:v>11.3</c:v>
                </c:pt>
                <c:pt idx="32">
                  <c:v>6.1939999999999955</c:v>
                </c:pt>
                <c:pt idx="33">
                  <c:v>4.91</c:v>
                </c:pt>
                <c:pt idx="34">
                  <c:v>5.2839999999999998</c:v>
                </c:pt>
                <c:pt idx="35">
                  <c:v>47.67</c:v>
                </c:pt>
                <c:pt idx="36">
                  <c:v>51.120000000000012</c:v>
                </c:pt>
                <c:pt idx="37">
                  <c:v>52.57</c:v>
                </c:pt>
                <c:pt idx="38">
                  <c:v>67.88</c:v>
                </c:pt>
                <c:pt idx="39">
                  <c:v>57.6</c:v>
                </c:pt>
                <c:pt idx="40">
                  <c:v>54.61</c:v>
                </c:pt>
                <c:pt idx="41">
                  <c:v>40.090000000000003</c:v>
                </c:pt>
                <c:pt idx="42">
                  <c:v>31.84</c:v>
                </c:pt>
                <c:pt idx="43">
                  <c:v>10.42</c:v>
                </c:pt>
                <c:pt idx="44">
                  <c:v>5.444</c:v>
                </c:pt>
                <c:pt idx="45">
                  <c:v>4.1509999999999945</c:v>
                </c:pt>
                <c:pt idx="46">
                  <c:v>7.0549999999999944</c:v>
                </c:pt>
                <c:pt idx="47">
                  <c:v>81.64</c:v>
                </c:pt>
                <c:pt idx="48">
                  <c:v>44.82</c:v>
                </c:pt>
                <c:pt idx="49">
                  <c:v>28.84</c:v>
                </c:pt>
                <c:pt idx="50">
                  <c:v>41.230000000000011</c:v>
                </c:pt>
                <c:pt idx="51">
                  <c:v>40.590000000000003</c:v>
                </c:pt>
                <c:pt idx="52">
                  <c:v>25.23</c:v>
                </c:pt>
                <c:pt idx="53">
                  <c:v>19.260000000000002</c:v>
                </c:pt>
                <c:pt idx="54">
                  <c:v>19.979999999999986</c:v>
                </c:pt>
                <c:pt idx="55">
                  <c:v>6.664999999999992</c:v>
                </c:pt>
                <c:pt idx="56">
                  <c:v>4.41</c:v>
                </c:pt>
                <c:pt idx="57">
                  <c:v>3.3519999999999972</c:v>
                </c:pt>
                <c:pt idx="58">
                  <c:v>3.2909999999999999</c:v>
                </c:pt>
                <c:pt idx="59">
                  <c:v>8.4060000000000006</c:v>
                </c:pt>
                <c:pt idx="60">
                  <c:v>21.24</c:v>
                </c:pt>
                <c:pt idx="61">
                  <c:v>40.75</c:v>
                </c:pt>
                <c:pt idx="62">
                  <c:v>76.11999999999999</c:v>
                </c:pt>
                <c:pt idx="63">
                  <c:v>46.61</c:v>
                </c:pt>
                <c:pt idx="64">
                  <c:v>32.15</c:v>
                </c:pt>
                <c:pt idx="65">
                  <c:v>24.07</c:v>
                </c:pt>
                <c:pt idx="66">
                  <c:v>11.3</c:v>
                </c:pt>
                <c:pt idx="67">
                  <c:v>7.1390000000000002</c:v>
                </c:pt>
                <c:pt idx="68">
                  <c:v>4.359</c:v>
                </c:pt>
                <c:pt idx="69">
                  <c:v>3.9659999999999997</c:v>
                </c:pt>
                <c:pt idx="70">
                  <c:v>2.6139999999999999</c:v>
                </c:pt>
                <c:pt idx="71">
                  <c:v>28.21</c:v>
                </c:pt>
                <c:pt idx="72">
                  <c:v>28.38</c:v>
                </c:pt>
                <c:pt idx="73">
                  <c:v>66.98</c:v>
                </c:pt>
                <c:pt idx="74">
                  <c:v>79.260000000000005</c:v>
                </c:pt>
                <c:pt idx="75">
                  <c:v>95.960000000000022</c:v>
                </c:pt>
                <c:pt idx="76">
                  <c:v>43.67</c:v>
                </c:pt>
                <c:pt idx="77">
                  <c:v>27.759999999999987</c:v>
                </c:pt>
                <c:pt idx="78">
                  <c:v>12.41</c:v>
                </c:pt>
                <c:pt idx="79">
                  <c:v>7.9429999999999996</c:v>
                </c:pt>
                <c:pt idx="80">
                  <c:v>4.614999999999994</c:v>
                </c:pt>
                <c:pt idx="81">
                  <c:v>2.57</c:v>
                </c:pt>
                <c:pt idx="82">
                  <c:v>1.405999999999997</c:v>
                </c:pt>
                <c:pt idx="83">
                  <c:v>1.9470000000000001</c:v>
                </c:pt>
                <c:pt idx="84">
                  <c:v>49.31</c:v>
                </c:pt>
                <c:pt idx="85">
                  <c:v>66.25</c:v>
                </c:pt>
                <c:pt idx="86">
                  <c:v>29.39</c:v>
                </c:pt>
                <c:pt idx="87">
                  <c:v>43.730000000000011</c:v>
                </c:pt>
                <c:pt idx="88">
                  <c:v>35.660000000000011</c:v>
                </c:pt>
                <c:pt idx="89">
                  <c:v>26.279999999999987</c:v>
                </c:pt>
                <c:pt idx="90">
                  <c:v>16.79</c:v>
                </c:pt>
                <c:pt idx="91">
                  <c:v>7.6189999999999944</c:v>
                </c:pt>
                <c:pt idx="92">
                  <c:v>5.3229999999999951</c:v>
                </c:pt>
                <c:pt idx="93">
                  <c:v>4.6949999999999941</c:v>
                </c:pt>
                <c:pt idx="94">
                  <c:v>2.3639999999999999</c:v>
                </c:pt>
                <c:pt idx="95">
                  <c:v>26.74</c:v>
                </c:pt>
                <c:pt idx="96">
                  <c:v>25.62</c:v>
                </c:pt>
                <c:pt idx="97">
                  <c:v>50.31</c:v>
                </c:pt>
                <c:pt idx="98">
                  <c:v>50.660000000000011</c:v>
                </c:pt>
                <c:pt idx="99">
                  <c:v>72.38</c:v>
                </c:pt>
                <c:pt idx="100">
                  <c:v>50.15</c:v>
                </c:pt>
                <c:pt idx="101">
                  <c:v>34.230000000000011</c:v>
                </c:pt>
                <c:pt idx="102">
                  <c:v>18.89</c:v>
                </c:pt>
                <c:pt idx="103">
                  <c:v>9.9820000000000046</c:v>
                </c:pt>
                <c:pt idx="104">
                  <c:v>6.96</c:v>
                </c:pt>
                <c:pt idx="105">
                  <c:v>5.7389999999999999</c:v>
                </c:pt>
                <c:pt idx="106">
                  <c:v>5.6189999999999944</c:v>
                </c:pt>
                <c:pt idx="107">
                  <c:v>7.5590000000000002</c:v>
                </c:pt>
                <c:pt idx="108">
                  <c:v>18.16</c:v>
                </c:pt>
                <c:pt idx="109">
                  <c:v>89.710000000000022</c:v>
                </c:pt>
                <c:pt idx="110">
                  <c:v>94.5</c:v>
                </c:pt>
                <c:pt idx="111">
                  <c:v>62.720000000000013</c:v>
                </c:pt>
                <c:pt idx="112">
                  <c:v>43.3</c:v>
                </c:pt>
                <c:pt idx="113">
                  <c:v>24.93</c:v>
                </c:pt>
                <c:pt idx="114">
                  <c:v>14.36000000000001</c:v>
                </c:pt>
                <c:pt idx="115">
                  <c:v>8.3120000000000047</c:v>
                </c:pt>
                <c:pt idx="116">
                  <c:v>6.7460000000000004</c:v>
                </c:pt>
                <c:pt idx="117">
                  <c:v>4.7489999999999997</c:v>
                </c:pt>
                <c:pt idx="118">
                  <c:v>8.1240000000000006</c:v>
                </c:pt>
                <c:pt idx="119">
                  <c:v>17.510000000000005</c:v>
                </c:pt>
                <c:pt idx="120">
                  <c:v>25.779999999999987</c:v>
                </c:pt>
              </c:numCache>
            </c:numRef>
          </c:val>
          <c:smooth val="0"/>
        </c:ser>
        <c:ser>
          <c:idx val="3"/>
          <c:order val="2"/>
          <c:tx>
            <c:strRef>
              <c:f>FLOW_OUT_129!$D$1</c:f>
              <c:strCache>
                <c:ptCount val="1"/>
                <c:pt idx="0">
                  <c:v>0.4225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FLOW_OUT_129!$D$1:$D$726</c:f>
              <c:numCache>
                <c:formatCode>0.00</c:formatCode>
                <c:ptCount val="726"/>
                <c:pt idx="0" formatCode="@">
                  <c:v>0.42250000000000032</c:v>
                </c:pt>
                <c:pt idx="1">
                  <c:v>33.730000000000011</c:v>
                </c:pt>
                <c:pt idx="2">
                  <c:v>71.98</c:v>
                </c:pt>
                <c:pt idx="3">
                  <c:v>43.97</c:v>
                </c:pt>
                <c:pt idx="4">
                  <c:v>40.130000000000003</c:v>
                </c:pt>
                <c:pt idx="5">
                  <c:v>24.68</c:v>
                </c:pt>
                <c:pt idx="6">
                  <c:v>20.52</c:v>
                </c:pt>
                <c:pt idx="7">
                  <c:v>6.3289999999999944</c:v>
                </c:pt>
                <c:pt idx="8">
                  <c:v>5.654999999999994</c:v>
                </c:pt>
                <c:pt idx="9">
                  <c:v>5.508</c:v>
                </c:pt>
                <c:pt idx="10">
                  <c:v>13.73</c:v>
                </c:pt>
                <c:pt idx="11">
                  <c:v>28.18</c:v>
                </c:pt>
                <c:pt idx="12">
                  <c:v>114.5</c:v>
                </c:pt>
                <c:pt idx="13">
                  <c:v>107.4</c:v>
                </c:pt>
                <c:pt idx="14">
                  <c:v>128.6</c:v>
                </c:pt>
                <c:pt idx="15">
                  <c:v>82.25</c:v>
                </c:pt>
                <c:pt idx="16">
                  <c:v>81.25</c:v>
                </c:pt>
                <c:pt idx="17">
                  <c:v>40.83</c:v>
                </c:pt>
                <c:pt idx="18">
                  <c:v>23.259999999999987</c:v>
                </c:pt>
                <c:pt idx="19">
                  <c:v>9.3640000000000008</c:v>
                </c:pt>
                <c:pt idx="20">
                  <c:v>4.6159999999999943</c:v>
                </c:pt>
                <c:pt idx="21">
                  <c:v>6.056</c:v>
                </c:pt>
                <c:pt idx="22">
                  <c:v>10.18</c:v>
                </c:pt>
                <c:pt idx="23">
                  <c:v>22.66</c:v>
                </c:pt>
                <c:pt idx="24">
                  <c:v>109.5</c:v>
                </c:pt>
                <c:pt idx="25">
                  <c:v>98.649999999999991</c:v>
                </c:pt>
                <c:pt idx="26">
                  <c:v>140.1</c:v>
                </c:pt>
                <c:pt idx="27">
                  <c:v>123.8</c:v>
                </c:pt>
                <c:pt idx="28">
                  <c:v>79.149999999999991</c:v>
                </c:pt>
                <c:pt idx="29">
                  <c:v>47.120000000000012</c:v>
                </c:pt>
                <c:pt idx="30">
                  <c:v>25.23</c:v>
                </c:pt>
                <c:pt idx="31">
                  <c:v>11.31</c:v>
                </c:pt>
                <c:pt idx="32">
                  <c:v>6.3449999999999944</c:v>
                </c:pt>
                <c:pt idx="33">
                  <c:v>4.915</c:v>
                </c:pt>
                <c:pt idx="34">
                  <c:v>5.3979999999999944</c:v>
                </c:pt>
                <c:pt idx="35">
                  <c:v>52.160000000000011</c:v>
                </c:pt>
                <c:pt idx="36">
                  <c:v>54.690000000000012</c:v>
                </c:pt>
                <c:pt idx="37">
                  <c:v>56.01</c:v>
                </c:pt>
                <c:pt idx="38">
                  <c:v>70.66</c:v>
                </c:pt>
                <c:pt idx="39">
                  <c:v>59.28</c:v>
                </c:pt>
                <c:pt idx="40">
                  <c:v>55.37</c:v>
                </c:pt>
                <c:pt idx="41">
                  <c:v>40.31</c:v>
                </c:pt>
                <c:pt idx="42">
                  <c:v>31.8</c:v>
                </c:pt>
                <c:pt idx="43">
                  <c:v>10.35000000000001</c:v>
                </c:pt>
                <c:pt idx="44">
                  <c:v>5.4279999999999955</c:v>
                </c:pt>
                <c:pt idx="45">
                  <c:v>4.1469999999999985</c:v>
                </c:pt>
                <c:pt idx="46">
                  <c:v>7.3419999999999996</c:v>
                </c:pt>
                <c:pt idx="47">
                  <c:v>89.07</c:v>
                </c:pt>
                <c:pt idx="48">
                  <c:v>47.67</c:v>
                </c:pt>
                <c:pt idx="49">
                  <c:v>31.99</c:v>
                </c:pt>
                <c:pt idx="50">
                  <c:v>43.75</c:v>
                </c:pt>
                <c:pt idx="51">
                  <c:v>42.290000000000013</c:v>
                </c:pt>
                <c:pt idx="52">
                  <c:v>26.14</c:v>
                </c:pt>
                <c:pt idx="53">
                  <c:v>19.690000000000001</c:v>
                </c:pt>
                <c:pt idx="54">
                  <c:v>20.12</c:v>
                </c:pt>
                <c:pt idx="55">
                  <c:v>6.6909999999999945</c:v>
                </c:pt>
                <c:pt idx="56">
                  <c:v>4.4260000000000002</c:v>
                </c:pt>
                <c:pt idx="57">
                  <c:v>3.3919999999999977</c:v>
                </c:pt>
                <c:pt idx="58">
                  <c:v>3.524</c:v>
                </c:pt>
                <c:pt idx="59">
                  <c:v>9.0750000000000028</c:v>
                </c:pt>
                <c:pt idx="60">
                  <c:v>23.03</c:v>
                </c:pt>
                <c:pt idx="61">
                  <c:v>43.83</c:v>
                </c:pt>
                <c:pt idx="62">
                  <c:v>80.19</c:v>
                </c:pt>
                <c:pt idx="63">
                  <c:v>49.91</c:v>
                </c:pt>
                <c:pt idx="64">
                  <c:v>34.340000000000003</c:v>
                </c:pt>
                <c:pt idx="65">
                  <c:v>25.14</c:v>
                </c:pt>
                <c:pt idx="66">
                  <c:v>11.66</c:v>
                </c:pt>
                <c:pt idx="67">
                  <c:v>7.2519999999999998</c:v>
                </c:pt>
                <c:pt idx="68">
                  <c:v>4.3760000000000003</c:v>
                </c:pt>
                <c:pt idx="69">
                  <c:v>3.9939999999999998</c:v>
                </c:pt>
                <c:pt idx="70">
                  <c:v>2.7759999999999998</c:v>
                </c:pt>
                <c:pt idx="71">
                  <c:v>30.959999999999987</c:v>
                </c:pt>
                <c:pt idx="72">
                  <c:v>30.34</c:v>
                </c:pt>
                <c:pt idx="73">
                  <c:v>71.13</c:v>
                </c:pt>
                <c:pt idx="74">
                  <c:v>83.26</c:v>
                </c:pt>
                <c:pt idx="75">
                  <c:v>98.76</c:v>
                </c:pt>
                <c:pt idx="76">
                  <c:v>45.120000000000012</c:v>
                </c:pt>
                <c:pt idx="77">
                  <c:v>28.4</c:v>
                </c:pt>
                <c:pt idx="78">
                  <c:v>12.63</c:v>
                </c:pt>
                <c:pt idx="79">
                  <c:v>8.0940000000000012</c:v>
                </c:pt>
                <c:pt idx="80">
                  <c:v>4.63</c:v>
                </c:pt>
                <c:pt idx="81">
                  <c:v>2.5759999999999987</c:v>
                </c:pt>
                <c:pt idx="82">
                  <c:v>1.407999999999997</c:v>
                </c:pt>
                <c:pt idx="83">
                  <c:v>1.9790000000000001</c:v>
                </c:pt>
                <c:pt idx="84">
                  <c:v>53.06</c:v>
                </c:pt>
                <c:pt idx="85">
                  <c:v>69.239999999999995</c:v>
                </c:pt>
                <c:pt idx="86">
                  <c:v>31.57</c:v>
                </c:pt>
                <c:pt idx="87">
                  <c:v>45.660000000000011</c:v>
                </c:pt>
                <c:pt idx="88">
                  <c:v>36.78</c:v>
                </c:pt>
                <c:pt idx="89">
                  <c:v>26.85</c:v>
                </c:pt>
                <c:pt idx="90">
                  <c:v>17.02</c:v>
                </c:pt>
                <c:pt idx="91">
                  <c:v>7.649</c:v>
                </c:pt>
                <c:pt idx="92">
                  <c:v>5.3330000000000002</c:v>
                </c:pt>
                <c:pt idx="93">
                  <c:v>4.7430000000000003</c:v>
                </c:pt>
                <c:pt idx="94">
                  <c:v>2.367</c:v>
                </c:pt>
                <c:pt idx="95">
                  <c:v>29.14</c:v>
                </c:pt>
                <c:pt idx="96">
                  <c:v>27.21</c:v>
                </c:pt>
                <c:pt idx="97">
                  <c:v>53.28</c:v>
                </c:pt>
                <c:pt idx="98">
                  <c:v>54.02</c:v>
                </c:pt>
                <c:pt idx="99">
                  <c:v>75.290000000000006</c:v>
                </c:pt>
                <c:pt idx="100">
                  <c:v>51.99</c:v>
                </c:pt>
                <c:pt idx="101">
                  <c:v>35.230000000000011</c:v>
                </c:pt>
                <c:pt idx="102">
                  <c:v>19.309999999999999</c:v>
                </c:pt>
                <c:pt idx="103">
                  <c:v>10.07</c:v>
                </c:pt>
                <c:pt idx="104">
                  <c:v>6.9880000000000004</c:v>
                </c:pt>
                <c:pt idx="105">
                  <c:v>5.7489999999999997</c:v>
                </c:pt>
                <c:pt idx="106">
                  <c:v>5.6569999999999965</c:v>
                </c:pt>
                <c:pt idx="107">
                  <c:v>8.0740000000000016</c:v>
                </c:pt>
                <c:pt idx="108">
                  <c:v>19.47</c:v>
                </c:pt>
                <c:pt idx="109">
                  <c:v>94.59</c:v>
                </c:pt>
                <c:pt idx="110">
                  <c:v>97.75</c:v>
                </c:pt>
                <c:pt idx="111">
                  <c:v>65.569999999999993</c:v>
                </c:pt>
                <c:pt idx="112">
                  <c:v>45.03</c:v>
                </c:pt>
                <c:pt idx="113">
                  <c:v>25.75</c:v>
                </c:pt>
                <c:pt idx="114">
                  <c:v>14.67</c:v>
                </c:pt>
                <c:pt idx="115">
                  <c:v>8.3630000000000067</c:v>
                </c:pt>
                <c:pt idx="116">
                  <c:v>6.7639999999999985</c:v>
                </c:pt>
                <c:pt idx="117">
                  <c:v>4.7549999999999955</c:v>
                </c:pt>
                <c:pt idx="118">
                  <c:v>8.6580000000000013</c:v>
                </c:pt>
                <c:pt idx="119">
                  <c:v>18.920000000000002</c:v>
                </c:pt>
                <c:pt idx="120">
                  <c:v>27.35</c:v>
                </c:pt>
              </c:numCache>
            </c:numRef>
          </c:val>
          <c:smooth val="0"/>
        </c:ser>
        <c:ser>
          <c:idx val="4"/>
          <c:order val="3"/>
          <c:tx>
            <c:strRef>
              <c:f>FLOW_OUT_129!$E$1</c:f>
              <c:strCache>
                <c:ptCount val="1"/>
                <c:pt idx="0">
                  <c:v>0.2575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FLOW_OUT_129!$E$1:$E$726</c:f>
              <c:numCache>
                <c:formatCode>0.00</c:formatCode>
                <c:ptCount val="726"/>
                <c:pt idx="0" formatCode="@">
                  <c:v>0.25750000000000001</c:v>
                </c:pt>
                <c:pt idx="1">
                  <c:v>36.450000000000003</c:v>
                </c:pt>
                <c:pt idx="2">
                  <c:v>74.459999999999994</c:v>
                </c:pt>
                <c:pt idx="3">
                  <c:v>45.47</c:v>
                </c:pt>
                <c:pt idx="4">
                  <c:v>40.800000000000004</c:v>
                </c:pt>
                <c:pt idx="5">
                  <c:v>24.87</c:v>
                </c:pt>
                <c:pt idx="6">
                  <c:v>20.52</c:v>
                </c:pt>
                <c:pt idx="7">
                  <c:v>6.3219999999999965</c:v>
                </c:pt>
                <c:pt idx="8">
                  <c:v>5.654999999999994</c:v>
                </c:pt>
                <c:pt idx="9">
                  <c:v>5.7060000000000004</c:v>
                </c:pt>
                <c:pt idx="10">
                  <c:v>15.59</c:v>
                </c:pt>
                <c:pt idx="11">
                  <c:v>31.110000000000021</c:v>
                </c:pt>
                <c:pt idx="12">
                  <c:v>120.7</c:v>
                </c:pt>
                <c:pt idx="13">
                  <c:v>110.9</c:v>
                </c:pt>
                <c:pt idx="14">
                  <c:v>131</c:v>
                </c:pt>
                <c:pt idx="15">
                  <c:v>83.440000000000026</c:v>
                </c:pt>
                <c:pt idx="16">
                  <c:v>81.59</c:v>
                </c:pt>
                <c:pt idx="17">
                  <c:v>40.85</c:v>
                </c:pt>
                <c:pt idx="18">
                  <c:v>23.21</c:v>
                </c:pt>
                <c:pt idx="19">
                  <c:v>9.3040000000000003</c:v>
                </c:pt>
                <c:pt idx="20">
                  <c:v>4.6079999999999943</c:v>
                </c:pt>
                <c:pt idx="21">
                  <c:v>6.375</c:v>
                </c:pt>
                <c:pt idx="22">
                  <c:v>12.5</c:v>
                </c:pt>
                <c:pt idx="23">
                  <c:v>25.24</c:v>
                </c:pt>
                <c:pt idx="24">
                  <c:v>115.3</c:v>
                </c:pt>
                <c:pt idx="25">
                  <c:v>102.2</c:v>
                </c:pt>
                <c:pt idx="26">
                  <c:v>142.5</c:v>
                </c:pt>
                <c:pt idx="27">
                  <c:v>124.9</c:v>
                </c:pt>
                <c:pt idx="28">
                  <c:v>79.56</c:v>
                </c:pt>
                <c:pt idx="29">
                  <c:v>47.190000000000012</c:v>
                </c:pt>
                <c:pt idx="30">
                  <c:v>25.21</c:v>
                </c:pt>
                <c:pt idx="31">
                  <c:v>11.33</c:v>
                </c:pt>
                <c:pt idx="32">
                  <c:v>6.5389999999999997</c:v>
                </c:pt>
                <c:pt idx="33">
                  <c:v>4.9169999999999998</c:v>
                </c:pt>
                <c:pt idx="34">
                  <c:v>5.5939999999999985</c:v>
                </c:pt>
                <c:pt idx="35">
                  <c:v>57.760000000000012</c:v>
                </c:pt>
                <c:pt idx="36">
                  <c:v>58.37</c:v>
                </c:pt>
                <c:pt idx="37">
                  <c:v>59.220000000000013</c:v>
                </c:pt>
                <c:pt idx="38">
                  <c:v>72.790000000000006</c:v>
                </c:pt>
                <c:pt idx="39">
                  <c:v>60.3</c:v>
                </c:pt>
                <c:pt idx="40">
                  <c:v>55.68</c:v>
                </c:pt>
                <c:pt idx="41">
                  <c:v>40.300000000000004</c:v>
                </c:pt>
                <c:pt idx="42">
                  <c:v>31.66</c:v>
                </c:pt>
                <c:pt idx="43">
                  <c:v>10.27</c:v>
                </c:pt>
                <c:pt idx="44">
                  <c:v>5.41</c:v>
                </c:pt>
                <c:pt idx="45">
                  <c:v>4.1469999999999985</c:v>
                </c:pt>
                <c:pt idx="46">
                  <c:v>7.8090000000000002</c:v>
                </c:pt>
                <c:pt idx="47">
                  <c:v>97.740000000000023</c:v>
                </c:pt>
                <c:pt idx="48">
                  <c:v>50.760000000000012</c:v>
                </c:pt>
                <c:pt idx="49">
                  <c:v>35.14</c:v>
                </c:pt>
                <c:pt idx="50">
                  <c:v>45.88</c:v>
                </c:pt>
                <c:pt idx="51">
                  <c:v>43.37</c:v>
                </c:pt>
                <c:pt idx="52">
                  <c:v>26.610000000000021</c:v>
                </c:pt>
                <c:pt idx="53">
                  <c:v>19.850000000000001</c:v>
                </c:pt>
                <c:pt idx="54">
                  <c:v>20.12</c:v>
                </c:pt>
                <c:pt idx="55">
                  <c:v>6.6939999999999955</c:v>
                </c:pt>
                <c:pt idx="56">
                  <c:v>4.4480000000000004</c:v>
                </c:pt>
                <c:pt idx="57">
                  <c:v>3.4579999999999997</c:v>
                </c:pt>
                <c:pt idx="58">
                  <c:v>3.9529999999999972</c:v>
                </c:pt>
                <c:pt idx="59">
                  <c:v>10.38</c:v>
                </c:pt>
                <c:pt idx="60">
                  <c:v>25.37</c:v>
                </c:pt>
                <c:pt idx="61">
                  <c:v>47.260000000000012</c:v>
                </c:pt>
                <c:pt idx="62">
                  <c:v>84.06</c:v>
                </c:pt>
                <c:pt idx="63">
                  <c:v>52.99</c:v>
                </c:pt>
                <c:pt idx="64">
                  <c:v>36.17</c:v>
                </c:pt>
                <c:pt idx="65">
                  <c:v>25.97</c:v>
                </c:pt>
                <c:pt idx="66">
                  <c:v>11.91</c:v>
                </c:pt>
                <c:pt idx="67">
                  <c:v>7.3380000000000001</c:v>
                </c:pt>
                <c:pt idx="68">
                  <c:v>4.3890000000000002</c:v>
                </c:pt>
                <c:pt idx="69">
                  <c:v>4.0579999999999945</c:v>
                </c:pt>
                <c:pt idx="70">
                  <c:v>2.9909999999999997</c:v>
                </c:pt>
                <c:pt idx="71">
                  <c:v>34.290000000000013</c:v>
                </c:pt>
                <c:pt idx="72">
                  <c:v>32.46</c:v>
                </c:pt>
                <c:pt idx="73">
                  <c:v>75.48</c:v>
                </c:pt>
                <c:pt idx="74">
                  <c:v>86.960000000000022</c:v>
                </c:pt>
                <c:pt idx="75">
                  <c:v>101.3</c:v>
                </c:pt>
                <c:pt idx="76">
                  <c:v>46.37</c:v>
                </c:pt>
                <c:pt idx="77">
                  <c:v>28.919999999999987</c:v>
                </c:pt>
                <c:pt idx="78">
                  <c:v>12.8</c:v>
                </c:pt>
                <c:pt idx="79">
                  <c:v>8.2540000000000013</c:v>
                </c:pt>
                <c:pt idx="80">
                  <c:v>4.6429999999999945</c:v>
                </c:pt>
                <c:pt idx="81">
                  <c:v>2.58</c:v>
                </c:pt>
                <c:pt idx="82">
                  <c:v>1.4089999999999983</c:v>
                </c:pt>
                <c:pt idx="83">
                  <c:v>2.0289999999999999</c:v>
                </c:pt>
                <c:pt idx="84">
                  <c:v>57.720000000000013</c:v>
                </c:pt>
                <c:pt idx="85">
                  <c:v>73.319999999999993</c:v>
                </c:pt>
                <c:pt idx="86">
                  <c:v>34.51</c:v>
                </c:pt>
                <c:pt idx="87">
                  <c:v>47.84</c:v>
                </c:pt>
                <c:pt idx="88">
                  <c:v>37.870000000000005</c:v>
                </c:pt>
                <c:pt idx="89">
                  <c:v>27.27</c:v>
                </c:pt>
                <c:pt idx="90">
                  <c:v>17.079999999999988</c:v>
                </c:pt>
                <c:pt idx="91">
                  <c:v>7.654999999999994</c:v>
                </c:pt>
                <c:pt idx="92">
                  <c:v>5.335</c:v>
                </c:pt>
                <c:pt idx="93">
                  <c:v>4.819</c:v>
                </c:pt>
                <c:pt idx="94">
                  <c:v>2.3689999999999998</c:v>
                </c:pt>
                <c:pt idx="95">
                  <c:v>32.51</c:v>
                </c:pt>
                <c:pt idx="96">
                  <c:v>29.31000000000002</c:v>
                </c:pt>
                <c:pt idx="97">
                  <c:v>56.93</c:v>
                </c:pt>
                <c:pt idx="98">
                  <c:v>57.690000000000012</c:v>
                </c:pt>
                <c:pt idx="99">
                  <c:v>78.169999999999987</c:v>
                </c:pt>
                <c:pt idx="100">
                  <c:v>53.65</c:v>
                </c:pt>
                <c:pt idx="101">
                  <c:v>36.020000000000003</c:v>
                </c:pt>
                <c:pt idx="102">
                  <c:v>19.62</c:v>
                </c:pt>
                <c:pt idx="103">
                  <c:v>10.130000000000001</c:v>
                </c:pt>
                <c:pt idx="104">
                  <c:v>7.0139999999999985</c:v>
                </c:pt>
                <c:pt idx="105">
                  <c:v>5.7649999999999944</c:v>
                </c:pt>
                <c:pt idx="106">
                  <c:v>5.7389999999999999</c:v>
                </c:pt>
                <c:pt idx="107">
                  <c:v>8.7160000000000011</c:v>
                </c:pt>
                <c:pt idx="108">
                  <c:v>21.330000000000005</c:v>
                </c:pt>
                <c:pt idx="109">
                  <c:v>100.2</c:v>
                </c:pt>
                <c:pt idx="110">
                  <c:v>101.2</c:v>
                </c:pt>
                <c:pt idx="111">
                  <c:v>68.36</c:v>
                </c:pt>
                <c:pt idx="112">
                  <c:v>46.55</c:v>
                </c:pt>
                <c:pt idx="113">
                  <c:v>26.439999999999987</c:v>
                </c:pt>
                <c:pt idx="114">
                  <c:v>14.91</c:v>
                </c:pt>
                <c:pt idx="115">
                  <c:v>8.4080000000000013</c:v>
                </c:pt>
                <c:pt idx="116">
                  <c:v>6.7789999999999999</c:v>
                </c:pt>
                <c:pt idx="117">
                  <c:v>4.7610000000000001</c:v>
                </c:pt>
                <c:pt idx="118">
                  <c:v>9.3630000000000067</c:v>
                </c:pt>
                <c:pt idx="119">
                  <c:v>21.16</c:v>
                </c:pt>
                <c:pt idx="120">
                  <c:v>29.52</c:v>
                </c:pt>
              </c:numCache>
            </c:numRef>
          </c:val>
          <c:smooth val="0"/>
        </c:ser>
        <c:ser>
          <c:idx val="5"/>
          <c:order val="4"/>
          <c:tx>
            <c:strRef>
              <c:f>FLOW_OUT_129!$F$1</c:f>
              <c:strCache>
                <c:ptCount val="1"/>
                <c:pt idx="0">
                  <c:v>0.5875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FLOW_OUT_129!$F$1:$F$726</c:f>
              <c:numCache>
                <c:formatCode>0.00</c:formatCode>
                <c:ptCount val="726"/>
                <c:pt idx="0" formatCode="@">
                  <c:v>0.58749999999999958</c:v>
                </c:pt>
                <c:pt idx="1">
                  <c:v>32.25</c:v>
                </c:pt>
                <c:pt idx="2">
                  <c:v>70.22</c:v>
                </c:pt>
                <c:pt idx="3">
                  <c:v>42.730000000000011</c:v>
                </c:pt>
                <c:pt idx="4">
                  <c:v>39.51</c:v>
                </c:pt>
                <c:pt idx="5">
                  <c:v>24.43</c:v>
                </c:pt>
                <c:pt idx="6">
                  <c:v>20.459999999999987</c:v>
                </c:pt>
                <c:pt idx="7">
                  <c:v>6.3269999999999955</c:v>
                </c:pt>
                <c:pt idx="8">
                  <c:v>5.6529999999999943</c:v>
                </c:pt>
                <c:pt idx="9">
                  <c:v>5.4320000000000004</c:v>
                </c:pt>
                <c:pt idx="10">
                  <c:v>12.97</c:v>
                </c:pt>
                <c:pt idx="11">
                  <c:v>27.1</c:v>
                </c:pt>
                <c:pt idx="12">
                  <c:v>110.6</c:v>
                </c:pt>
                <c:pt idx="13">
                  <c:v>105.1</c:v>
                </c:pt>
                <c:pt idx="14">
                  <c:v>126.8</c:v>
                </c:pt>
                <c:pt idx="15">
                  <c:v>81.239999999999995</c:v>
                </c:pt>
                <c:pt idx="16">
                  <c:v>80.849999999999994</c:v>
                </c:pt>
                <c:pt idx="17">
                  <c:v>40.720000000000013</c:v>
                </c:pt>
                <c:pt idx="18">
                  <c:v>23.24</c:v>
                </c:pt>
                <c:pt idx="19">
                  <c:v>9.3870000000000005</c:v>
                </c:pt>
                <c:pt idx="20">
                  <c:v>4.6189999999999944</c:v>
                </c:pt>
                <c:pt idx="21">
                  <c:v>5.8919999999999995</c:v>
                </c:pt>
                <c:pt idx="22">
                  <c:v>9.2780000000000005</c:v>
                </c:pt>
                <c:pt idx="23">
                  <c:v>21.67</c:v>
                </c:pt>
                <c:pt idx="24">
                  <c:v>105.8</c:v>
                </c:pt>
                <c:pt idx="25">
                  <c:v>96.23</c:v>
                </c:pt>
                <c:pt idx="26">
                  <c:v>138.4</c:v>
                </c:pt>
                <c:pt idx="27">
                  <c:v>122.8</c:v>
                </c:pt>
                <c:pt idx="28">
                  <c:v>78.78</c:v>
                </c:pt>
                <c:pt idx="29">
                  <c:v>47.05</c:v>
                </c:pt>
                <c:pt idx="30">
                  <c:v>25.23</c:v>
                </c:pt>
                <c:pt idx="31">
                  <c:v>11.31</c:v>
                </c:pt>
                <c:pt idx="32">
                  <c:v>6.2469999999999999</c:v>
                </c:pt>
                <c:pt idx="33">
                  <c:v>4.9139999999999997</c:v>
                </c:pt>
                <c:pt idx="34">
                  <c:v>5.3209999999999944</c:v>
                </c:pt>
                <c:pt idx="35">
                  <c:v>49.290000000000013</c:v>
                </c:pt>
                <c:pt idx="36">
                  <c:v>52.52</c:v>
                </c:pt>
                <c:pt idx="37">
                  <c:v>53.91</c:v>
                </c:pt>
                <c:pt idx="38">
                  <c:v>69.040000000000006</c:v>
                </c:pt>
                <c:pt idx="39">
                  <c:v>58.33</c:v>
                </c:pt>
                <c:pt idx="40">
                  <c:v>54.98</c:v>
                </c:pt>
                <c:pt idx="41">
                  <c:v>40.220000000000013</c:v>
                </c:pt>
                <c:pt idx="42">
                  <c:v>31.84</c:v>
                </c:pt>
                <c:pt idx="43">
                  <c:v>10.39</c:v>
                </c:pt>
                <c:pt idx="44">
                  <c:v>5.4370000000000003</c:v>
                </c:pt>
                <c:pt idx="45">
                  <c:v>4.149</c:v>
                </c:pt>
                <c:pt idx="46">
                  <c:v>7.1749999999999945</c:v>
                </c:pt>
                <c:pt idx="47">
                  <c:v>84.61999999999999</c:v>
                </c:pt>
                <c:pt idx="48">
                  <c:v>45.94</c:v>
                </c:pt>
                <c:pt idx="49">
                  <c:v>30.14</c:v>
                </c:pt>
                <c:pt idx="50">
                  <c:v>42.28</c:v>
                </c:pt>
                <c:pt idx="51">
                  <c:v>41.35</c:v>
                </c:pt>
                <c:pt idx="52">
                  <c:v>25.66</c:v>
                </c:pt>
                <c:pt idx="53">
                  <c:v>19.479999999999986</c:v>
                </c:pt>
                <c:pt idx="54">
                  <c:v>20.059999999999999</c:v>
                </c:pt>
                <c:pt idx="55">
                  <c:v>6.6790000000000003</c:v>
                </c:pt>
                <c:pt idx="56">
                  <c:v>4.4160000000000004</c:v>
                </c:pt>
                <c:pt idx="57">
                  <c:v>3.3659999999999997</c:v>
                </c:pt>
                <c:pt idx="58">
                  <c:v>3.3849999999999998</c:v>
                </c:pt>
                <c:pt idx="59">
                  <c:v>8.6950000000000003</c:v>
                </c:pt>
                <c:pt idx="60">
                  <c:v>21.97</c:v>
                </c:pt>
                <c:pt idx="61">
                  <c:v>41.95</c:v>
                </c:pt>
                <c:pt idx="62">
                  <c:v>77.649999999999991</c:v>
                </c:pt>
                <c:pt idx="63">
                  <c:v>47.87</c:v>
                </c:pt>
                <c:pt idx="64">
                  <c:v>32.980000000000004</c:v>
                </c:pt>
                <c:pt idx="65">
                  <c:v>24.479999999999986</c:v>
                </c:pt>
                <c:pt idx="66">
                  <c:v>11.450000000000006</c:v>
                </c:pt>
                <c:pt idx="67">
                  <c:v>7.1849999999999943</c:v>
                </c:pt>
                <c:pt idx="68">
                  <c:v>4.3659999999999943</c:v>
                </c:pt>
                <c:pt idx="69">
                  <c:v>3.9739999999999998</c:v>
                </c:pt>
                <c:pt idx="70">
                  <c:v>2.673</c:v>
                </c:pt>
                <c:pt idx="71">
                  <c:v>29.38</c:v>
                </c:pt>
                <c:pt idx="72">
                  <c:v>29.16</c:v>
                </c:pt>
                <c:pt idx="73">
                  <c:v>68.5</c:v>
                </c:pt>
                <c:pt idx="74">
                  <c:v>80.78</c:v>
                </c:pt>
                <c:pt idx="75">
                  <c:v>97.01</c:v>
                </c:pt>
                <c:pt idx="76">
                  <c:v>44.220000000000013</c:v>
                </c:pt>
                <c:pt idx="77">
                  <c:v>28</c:v>
                </c:pt>
                <c:pt idx="78">
                  <c:v>12.5</c:v>
                </c:pt>
                <c:pt idx="79">
                  <c:v>7.9909999999999997</c:v>
                </c:pt>
                <c:pt idx="80">
                  <c:v>4.622999999999994</c:v>
                </c:pt>
                <c:pt idx="81">
                  <c:v>2.5719999999999987</c:v>
                </c:pt>
                <c:pt idx="82">
                  <c:v>1.4069999999999983</c:v>
                </c:pt>
                <c:pt idx="83">
                  <c:v>1.9590000000000001</c:v>
                </c:pt>
                <c:pt idx="84">
                  <c:v>50.86</c:v>
                </c:pt>
                <c:pt idx="85">
                  <c:v>67.19</c:v>
                </c:pt>
                <c:pt idx="86">
                  <c:v>30.14</c:v>
                </c:pt>
                <c:pt idx="87">
                  <c:v>44.41</c:v>
                </c:pt>
                <c:pt idx="88">
                  <c:v>36.050000000000004</c:v>
                </c:pt>
                <c:pt idx="89">
                  <c:v>26.5</c:v>
                </c:pt>
                <c:pt idx="90">
                  <c:v>16.89</c:v>
                </c:pt>
                <c:pt idx="91">
                  <c:v>7.6379999999999955</c:v>
                </c:pt>
                <c:pt idx="92">
                  <c:v>5.3279999999999941</c:v>
                </c:pt>
                <c:pt idx="93">
                  <c:v>4.7130000000000001</c:v>
                </c:pt>
                <c:pt idx="94">
                  <c:v>2.3659999999999997</c:v>
                </c:pt>
                <c:pt idx="95">
                  <c:v>27.74</c:v>
                </c:pt>
                <c:pt idx="96">
                  <c:v>26.23</c:v>
                </c:pt>
                <c:pt idx="97">
                  <c:v>51.38</c:v>
                </c:pt>
                <c:pt idx="98">
                  <c:v>51.92</c:v>
                </c:pt>
                <c:pt idx="99">
                  <c:v>73.440000000000026</c:v>
                </c:pt>
                <c:pt idx="100">
                  <c:v>50.81</c:v>
                </c:pt>
                <c:pt idx="101">
                  <c:v>34.58</c:v>
                </c:pt>
                <c:pt idx="102">
                  <c:v>19.03</c:v>
                </c:pt>
                <c:pt idx="103">
                  <c:v>10.01</c:v>
                </c:pt>
                <c:pt idx="104">
                  <c:v>6.968</c:v>
                </c:pt>
                <c:pt idx="105">
                  <c:v>5.742</c:v>
                </c:pt>
                <c:pt idx="106">
                  <c:v>5.6319999999999997</c:v>
                </c:pt>
                <c:pt idx="107">
                  <c:v>7.7809999999999997</c:v>
                </c:pt>
                <c:pt idx="108">
                  <c:v>18.7</c:v>
                </c:pt>
                <c:pt idx="109">
                  <c:v>91.52</c:v>
                </c:pt>
                <c:pt idx="110">
                  <c:v>95.710000000000022</c:v>
                </c:pt>
                <c:pt idx="111">
                  <c:v>63.790000000000013</c:v>
                </c:pt>
                <c:pt idx="112">
                  <c:v>43.98</c:v>
                </c:pt>
                <c:pt idx="113">
                  <c:v>25.27</c:v>
                </c:pt>
                <c:pt idx="114">
                  <c:v>14.48</c:v>
                </c:pt>
                <c:pt idx="115">
                  <c:v>8.3340000000000014</c:v>
                </c:pt>
                <c:pt idx="116">
                  <c:v>6.7539999999999996</c:v>
                </c:pt>
                <c:pt idx="117">
                  <c:v>4.7519999999999998</c:v>
                </c:pt>
                <c:pt idx="118">
                  <c:v>8.3490000000000002</c:v>
                </c:pt>
                <c:pt idx="119">
                  <c:v>18.079999999999988</c:v>
                </c:pt>
                <c:pt idx="120">
                  <c:v>26.38</c:v>
                </c:pt>
              </c:numCache>
            </c:numRef>
          </c:val>
          <c:smooth val="0"/>
        </c:ser>
        <c:ser>
          <c:idx val="6"/>
          <c:order val="5"/>
          <c:tx>
            <c:strRef>
              <c:f>FLOW_OUT_129!$G$1</c:f>
              <c:strCache>
                <c:ptCount val="1"/>
                <c:pt idx="0">
                  <c:v>0.9175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FLOW_OUT_129!$G$1:$G$726</c:f>
              <c:numCache>
                <c:formatCode>0.00</c:formatCode>
                <c:ptCount val="726"/>
                <c:pt idx="0" formatCode="@">
                  <c:v>0.91749999999999998</c:v>
                </c:pt>
                <c:pt idx="1">
                  <c:v>30.62</c:v>
                </c:pt>
                <c:pt idx="2">
                  <c:v>67.95</c:v>
                </c:pt>
                <c:pt idx="3">
                  <c:v>41.05</c:v>
                </c:pt>
                <c:pt idx="4">
                  <c:v>38.520000000000003</c:v>
                </c:pt>
                <c:pt idx="5">
                  <c:v>23.93</c:v>
                </c:pt>
                <c:pt idx="6">
                  <c:v>20.25</c:v>
                </c:pt>
                <c:pt idx="7">
                  <c:v>6.3</c:v>
                </c:pt>
                <c:pt idx="8">
                  <c:v>5.6469999999999985</c:v>
                </c:pt>
                <c:pt idx="9">
                  <c:v>5.335</c:v>
                </c:pt>
                <c:pt idx="10">
                  <c:v>12.02</c:v>
                </c:pt>
                <c:pt idx="11">
                  <c:v>25.82</c:v>
                </c:pt>
                <c:pt idx="12">
                  <c:v>106.5</c:v>
                </c:pt>
                <c:pt idx="13">
                  <c:v>102.1</c:v>
                </c:pt>
                <c:pt idx="14">
                  <c:v>124.7</c:v>
                </c:pt>
                <c:pt idx="15">
                  <c:v>79.88</c:v>
                </c:pt>
                <c:pt idx="16">
                  <c:v>80.2</c:v>
                </c:pt>
                <c:pt idx="17">
                  <c:v>40.47</c:v>
                </c:pt>
                <c:pt idx="18">
                  <c:v>23.17</c:v>
                </c:pt>
                <c:pt idx="19">
                  <c:v>9.41</c:v>
                </c:pt>
                <c:pt idx="20">
                  <c:v>4.6199999999999966</c:v>
                </c:pt>
                <c:pt idx="21">
                  <c:v>5.6979999999999951</c:v>
                </c:pt>
                <c:pt idx="22">
                  <c:v>8.6210000000000004</c:v>
                </c:pt>
                <c:pt idx="23">
                  <c:v>20.34</c:v>
                </c:pt>
                <c:pt idx="24">
                  <c:v>101.3</c:v>
                </c:pt>
                <c:pt idx="25">
                  <c:v>93.33</c:v>
                </c:pt>
                <c:pt idx="26">
                  <c:v>136</c:v>
                </c:pt>
                <c:pt idx="27">
                  <c:v>121.4</c:v>
                </c:pt>
                <c:pt idx="28">
                  <c:v>78.11</c:v>
                </c:pt>
                <c:pt idx="29">
                  <c:v>46.81</c:v>
                </c:pt>
                <c:pt idx="30">
                  <c:v>25.15000000000002</c:v>
                </c:pt>
                <c:pt idx="31">
                  <c:v>11.29</c:v>
                </c:pt>
                <c:pt idx="32">
                  <c:v>6.1499999999999995</c:v>
                </c:pt>
                <c:pt idx="33">
                  <c:v>4.907</c:v>
                </c:pt>
                <c:pt idx="34">
                  <c:v>5.2539999999999996</c:v>
                </c:pt>
                <c:pt idx="35">
                  <c:v>46.54</c:v>
                </c:pt>
                <c:pt idx="36">
                  <c:v>50.3</c:v>
                </c:pt>
                <c:pt idx="37">
                  <c:v>51.65</c:v>
                </c:pt>
                <c:pt idx="38">
                  <c:v>67.010000000000005</c:v>
                </c:pt>
                <c:pt idx="39">
                  <c:v>56.93</c:v>
                </c:pt>
                <c:pt idx="40">
                  <c:v>54.21</c:v>
                </c:pt>
                <c:pt idx="41">
                  <c:v>39.89</c:v>
                </c:pt>
                <c:pt idx="42">
                  <c:v>31.79</c:v>
                </c:pt>
                <c:pt idx="43">
                  <c:v>10.43</c:v>
                </c:pt>
                <c:pt idx="44">
                  <c:v>5.4450000000000003</c:v>
                </c:pt>
                <c:pt idx="45">
                  <c:v>4.1509999999999945</c:v>
                </c:pt>
                <c:pt idx="46">
                  <c:v>6.9639999999999995</c:v>
                </c:pt>
                <c:pt idx="47">
                  <c:v>79.489999999999995</c:v>
                </c:pt>
                <c:pt idx="48">
                  <c:v>44.06</c:v>
                </c:pt>
                <c:pt idx="49">
                  <c:v>27.85</c:v>
                </c:pt>
                <c:pt idx="50">
                  <c:v>40.42</c:v>
                </c:pt>
                <c:pt idx="51">
                  <c:v>39.96</c:v>
                </c:pt>
                <c:pt idx="52">
                  <c:v>24.84</c:v>
                </c:pt>
                <c:pt idx="53">
                  <c:v>18.98999999999997</c:v>
                </c:pt>
                <c:pt idx="54">
                  <c:v>19.86</c:v>
                </c:pt>
                <c:pt idx="55">
                  <c:v>6.6469999999999985</c:v>
                </c:pt>
                <c:pt idx="56">
                  <c:v>4.4039999999999999</c:v>
                </c:pt>
                <c:pt idx="57">
                  <c:v>3.3449999999999998</c:v>
                </c:pt>
                <c:pt idx="58">
                  <c:v>3.2359999999999998</c:v>
                </c:pt>
                <c:pt idx="59">
                  <c:v>8.1880000000000006</c:v>
                </c:pt>
                <c:pt idx="60">
                  <c:v>20.84</c:v>
                </c:pt>
                <c:pt idx="61">
                  <c:v>39.89</c:v>
                </c:pt>
                <c:pt idx="62">
                  <c:v>75.14</c:v>
                </c:pt>
                <c:pt idx="63">
                  <c:v>45.720000000000013</c:v>
                </c:pt>
                <c:pt idx="64">
                  <c:v>31.54</c:v>
                </c:pt>
                <c:pt idx="65">
                  <c:v>23.77</c:v>
                </c:pt>
                <c:pt idx="66">
                  <c:v>11.18</c:v>
                </c:pt>
                <c:pt idx="67">
                  <c:v>7.1129999999999951</c:v>
                </c:pt>
                <c:pt idx="68">
                  <c:v>4.3519999999999985</c:v>
                </c:pt>
                <c:pt idx="69">
                  <c:v>3.9630000000000001</c:v>
                </c:pt>
                <c:pt idx="70">
                  <c:v>2.5979999999999999</c:v>
                </c:pt>
                <c:pt idx="71">
                  <c:v>27.49</c:v>
                </c:pt>
                <c:pt idx="72">
                  <c:v>27.97</c:v>
                </c:pt>
                <c:pt idx="73">
                  <c:v>66.31</c:v>
                </c:pt>
                <c:pt idx="74">
                  <c:v>78.599999999999994</c:v>
                </c:pt>
                <c:pt idx="75">
                  <c:v>95.47</c:v>
                </c:pt>
                <c:pt idx="76">
                  <c:v>43.4</c:v>
                </c:pt>
                <c:pt idx="77">
                  <c:v>27.63000000000002</c:v>
                </c:pt>
                <c:pt idx="78">
                  <c:v>12.36000000000001</c:v>
                </c:pt>
                <c:pt idx="79">
                  <c:v>7.9119999999999999</c:v>
                </c:pt>
                <c:pt idx="80">
                  <c:v>4.6129999999999951</c:v>
                </c:pt>
                <c:pt idx="81">
                  <c:v>2.569</c:v>
                </c:pt>
                <c:pt idx="82">
                  <c:v>1.4049999999999983</c:v>
                </c:pt>
                <c:pt idx="83">
                  <c:v>1.9460000000000013</c:v>
                </c:pt>
                <c:pt idx="84">
                  <c:v>48.04</c:v>
                </c:pt>
                <c:pt idx="85">
                  <c:v>65.56</c:v>
                </c:pt>
                <c:pt idx="86">
                  <c:v>28.9</c:v>
                </c:pt>
                <c:pt idx="87">
                  <c:v>43.28</c:v>
                </c:pt>
                <c:pt idx="88">
                  <c:v>35.35</c:v>
                </c:pt>
                <c:pt idx="89">
                  <c:v>26.1</c:v>
                </c:pt>
                <c:pt idx="90">
                  <c:v>16.690000000000001</c:v>
                </c:pt>
                <c:pt idx="91">
                  <c:v>7.5949999999999944</c:v>
                </c:pt>
                <c:pt idx="92">
                  <c:v>5.3169999999999975</c:v>
                </c:pt>
                <c:pt idx="93">
                  <c:v>4.6869999999999985</c:v>
                </c:pt>
                <c:pt idx="94">
                  <c:v>2.3619999999999997</c:v>
                </c:pt>
                <c:pt idx="95">
                  <c:v>26.17</c:v>
                </c:pt>
                <c:pt idx="96">
                  <c:v>25.259999999999987</c:v>
                </c:pt>
                <c:pt idx="97">
                  <c:v>49.8</c:v>
                </c:pt>
                <c:pt idx="98">
                  <c:v>50.04</c:v>
                </c:pt>
                <c:pt idx="99">
                  <c:v>71.86</c:v>
                </c:pt>
                <c:pt idx="100">
                  <c:v>49.84</c:v>
                </c:pt>
                <c:pt idx="101">
                  <c:v>34.08</c:v>
                </c:pt>
                <c:pt idx="102">
                  <c:v>18.829999999999988</c:v>
                </c:pt>
                <c:pt idx="103">
                  <c:v>9.9850000000000048</c:v>
                </c:pt>
                <c:pt idx="104">
                  <c:v>6.9580000000000002</c:v>
                </c:pt>
                <c:pt idx="105">
                  <c:v>5.7380000000000004</c:v>
                </c:pt>
                <c:pt idx="106">
                  <c:v>5.6129999999999951</c:v>
                </c:pt>
                <c:pt idx="107">
                  <c:v>7.391</c:v>
                </c:pt>
                <c:pt idx="108">
                  <c:v>17.739999999999988</c:v>
                </c:pt>
                <c:pt idx="109">
                  <c:v>88.490000000000023</c:v>
                </c:pt>
                <c:pt idx="110">
                  <c:v>93.81</c:v>
                </c:pt>
                <c:pt idx="111">
                  <c:v>62.120000000000012</c:v>
                </c:pt>
                <c:pt idx="112">
                  <c:v>42.93</c:v>
                </c:pt>
                <c:pt idx="113">
                  <c:v>24.75</c:v>
                </c:pt>
                <c:pt idx="114">
                  <c:v>14.28</c:v>
                </c:pt>
                <c:pt idx="115">
                  <c:v>8.3000000000000007</c:v>
                </c:pt>
                <c:pt idx="116">
                  <c:v>6.742</c:v>
                </c:pt>
                <c:pt idx="117">
                  <c:v>4.7480000000000002</c:v>
                </c:pt>
                <c:pt idx="118">
                  <c:v>7.9580000000000002</c:v>
                </c:pt>
                <c:pt idx="119">
                  <c:v>17.09</c:v>
                </c:pt>
                <c:pt idx="120">
                  <c:v>25.459999999999987</c:v>
                </c:pt>
              </c:numCache>
            </c:numRef>
          </c:val>
          <c:smooth val="0"/>
        </c:ser>
        <c:dLbls>
          <c:showLegendKey val="0"/>
          <c:showVal val="0"/>
          <c:showCatName val="0"/>
          <c:showSerName val="0"/>
          <c:showPercent val="0"/>
          <c:showBubbleSize val="0"/>
        </c:dLbls>
        <c:marker val="1"/>
        <c:smooth val="0"/>
        <c:axId val="121521664"/>
        <c:axId val="105985664"/>
      </c:lineChart>
      <c:dateAx>
        <c:axId val="121521664"/>
        <c:scaling>
          <c:orientation val="minMax"/>
          <c:max val="33239"/>
        </c:scaling>
        <c:delete val="0"/>
        <c:axPos val="b"/>
        <c:title>
          <c:tx>
            <c:rich>
              <a:bodyPr/>
              <a:lstStyle/>
              <a:p>
                <a:pPr>
                  <a:defRPr sz="1800"/>
                </a:pPr>
                <a:r>
                  <a:rPr lang="en-US" sz="1800"/>
                  <a:t>Date</a:t>
                </a:r>
              </a:p>
            </c:rich>
          </c:tx>
          <c:overlay val="0"/>
        </c:title>
        <c:numFmt formatCode="mm\-yy" sourceLinked="1"/>
        <c:majorTickMark val="out"/>
        <c:minorTickMark val="none"/>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105985664"/>
        <c:crosses val="autoZero"/>
        <c:auto val="1"/>
        <c:lblOffset val="100"/>
        <c:baseTimeUnit val="months"/>
        <c:majorUnit val="1"/>
        <c:majorTimeUnit val="years"/>
      </c:dateAx>
      <c:valAx>
        <c:axId val="105985664"/>
        <c:scaling>
          <c:orientation val="minMax"/>
          <c:max val="150"/>
          <c:min val="0"/>
        </c:scaling>
        <c:delete val="0"/>
        <c:axPos val="l"/>
        <c:title>
          <c:tx>
            <c:rich>
              <a:bodyPr rot="-5400000" vert="horz"/>
              <a:lstStyle/>
              <a:p>
                <a:pPr>
                  <a:defRPr sz="1800"/>
                </a:pPr>
                <a:r>
                  <a:rPr lang="en-US" sz="1800"/>
                  <a:t>Flow (cms)</a:t>
                </a:r>
              </a:p>
            </c:rich>
          </c:tx>
          <c:overlay val="0"/>
        </c:title>
        <c:numFmt formatCode="@" sourceLinked="1"/>
        <c:majorTickMark val="out"/>
        <c:minorTickMark val="none"/>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121521664"/>
        <c:crosses val="autoZero"/>
        <c:crossBetween val="between"/>
        <c:majorUnit val="50"/>
      </c:valAx>
    </c:plotArea>
    <c:legend>
      <c:legendPos val="b"/>
      <c:overlay val="0"/>
      <c:txPr>
        <a:bodyPr/>
        <a:lstStyle/>
        <a:p>
          <a:pPr>
            <a:defRPr sz="1200"/>
          </a:pPr>
          <a:endParaRPr lang="en-US"/>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000"/>
            </a:pPr>
            <a:r>
              <a:rPr lang="en-US" sz="2000"/>
              <a:t>EPCO</a:t>
            </a:r>
            <a:r>
              <a:rPr lang="en-US" sz="2000" baseline="0"/>
              <a:t> </a:t>
            </a:r>
            <a:r>
              <a:rPr lang="en-US" sz="2000"/>
              <a:t>Sensitivity Analysis</a:t>
            </a:r>
          </a:p>
        </c:rich>
      </c:tx>
      <c:overlay val="0"/>
    </c:title>
    <c:autoTitleDeleted val="0"/>
    <c:plotArea>
      <c:layout>
        <c:manualLayout>
          <c:layoutTarget val="inner"/>
          <c:xMode val="edge"/>
          <c:yMode val="edge"/>
          <c:x val="0.13457708411448571"/>
          <c:y val="0.17361138451443603"/>
          <c:w val="0.81383561429821361"/>
          <c:h val="0.48392031478398373"/>
        </c:manualLayout>
      </c:layout>
      <c:lineChart>
        <c:grouping val="standard"/>
        <c:varyColors val="0"/>
        <c:ser>
          <c:idx val="1"/>
          <c:order val="0"/>
          <c:tx>
            <c:strRef>
              <c:f>FLOW_OUT_129!$B$1</c:f>
              <c:strCache>
                <c:ptCount val="1"/>
                <c:pt idx="0">
                  <c:v>0.0925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FLOW_OUT_129!$B$1:$B$726</c:f>
              <c:numCache>
                <c:formatCode>0.00</c:formatCode>
                <c:ptCount val="726"/>
                <c:pt idx="0" formatCode="@">
                  <c:v>9.2500000000000027E-2</c:v>
                </c:pt>
                <c:pt idx="1">
                  <c:v>41.65</c:v>
                </c:pt>
                <c:pt idx="2">
                  <c:v>78.430000000000007</c:v>
                </c:pt>
                <c:pt idx="3">
                  <c:v>47.55</c:v>
                </c:pt>
                <c:pt idx="4">
                  <c:v>41.6</c:v>
                </c:pt>
                <c:pt idx="5">
                  <c:v>25.01</c:v>
                </c:pt>
                <c:pt idx="6">
                  <c:v>20.459999999999987</c:v>
                </c:pt>
                <c:pt idx="7">
                  <c:v>6.2889999999999997</c:v>
                </c:pt>
                <c:pt idx="8">
                  <c:v>5.6509999999999945</c:v>
                </c:pt>
                <c:pt idx="9">
                  <c:v>6.1139999999999946</c:v>
                </c:pt>
                <c:pt idx="10">
                  <c:v>19.71</c:v>
                </c:pt>
                <c:pt idx="11">
                  <c:v>36.42</c:v>
                </c:pt>
                <c:pt idx="12">
                  <c:v>129.69999999999999</c:v>
                </c:pt>
                <c:pt idx="13">
                  <c:v>116.2</c:v>
                </c:pt>
                <c:pt idx="14">
                  <c:v>134.19999999999999</c:v>
                </c:pt>
                <c:pt idx="15">
                  <c:v>84.86</c:v>
                </c:pt>
                <c:pt idx="16">
                  <c:v>81.89</c:v>
                </c:pt>
                <c:pt idx="17">
                  <c:v>40.800000000000004</c:v>
                </c:pt>
                <c:pt idx="18">
                  <c:v>23.110000000000021</c:v>
                </c:pt>
                <c:pt idx="19">
                  <c:v>9.1850000000000005</c:v>
                </c:pt>
                <c:pt idx="20">
                  <c:v>4.5960000000000001</c:v>
                </c:pt>
                <c:pt idx="21">
                  <c:v>7.0069999999999997</c:v>
                </c:pt>
                <c:pt idx="22">
                  <c:v>15.15</c:v>
                </c:pt>
                <c:pt idx="23">
                  <c:v>31.71</c:v>
                </c:pt>
                <c:pt idx="24">
                  <c:v>124.7</c:v>
                </c:pt>
                <c:pt idx="25">
                  <c:v>108.9</c:v>
                </c:pt>
                <c:pt idx="26">
                  <c:v>146</c:v>
                </c:pt>
                <c:pt idx="27">
                  <c:v>126.5</c:v>
                </c:pt>
                <c:pt idx="28">
                  <c:v>80.08</c:v>
                </c:pt>
                <c:pt idx="29">
                  <c:v>47.25</c:v>
                </c:pt>
                <c:pt idx="30">
                  <c:v>25.18</c:v>
                </c:pt>
                <c:pt idx="31">
                  <c:v>11.32</c:v>
                </c:pt>
                <c:pt idx="32">
                  <c:v>6.891</c:v>
                </c:pt>
                <c:pt idx="33">
                  <c:v>4.9279999999999955</c:v>
                </c:pt>
                <c:pt idx="34">
                  <c:v>5.9539999999999997</c:v>
                </c:pt>
                <c:pt idx="35">
                  <c:v>67.28</c:v>
                </c:pt>
                <c:pt idx="36">
                  <c:v>65.989999999999995</c:v>
                </c:pt>
                <c:pt idx="37">
                  <c:v>63.65</c:v>
                </c:pt>
                <c:pt idx="38">
                  <c:v>75.3</c:v>
                </c:pt>
                <c:pt idx="39">
                  <c:v>61.34</c:v>
                </c:pt>
                <c:pt idx="40">
                  <c:v>55.85</c:v>
                </c:pt>
                <c:pt idx="41">
                  <c:v>40.160000000000011</c:v>
                </c:pt>
                <c:pt idx="42">
                  <c:v>31.419999999999987</c:v>
                </c:pt>
                <c:pt idx="43">
                  <c:v>10.14</c:v>
                </c:pt>
                <c:pt idx="44">
                  <c:v>5.383</c:v>
                </c:pt>
                <c:pt idx="45">
                  <c:v>4.17</c:v>
                </c:pt>
                <c:pt idx="46">
                  <c:v>9.0290000000000017</c:v>
                </c:pt>
                <c:pt idx="47">
                  <c:v>109.3</c:v>
                </c:pt>
                <c:pt idx="48">
                  <c:v>55.620000000000012</c:v>
                </c:pt>
                <c:pt idx="49">
                  <c:v>39.46</c:v>
                </c:pt>
                <c:pt idx="50">
                  <c:v>48.45</c:v>
                </c:pt>
                <c:pt idx="51">
                  <c:v>44.44</c:v>
                </c:pt>
                <c:pt idx="52">
                  <c:v>26.959999999999987</c:v>
                </c:pt>
                <c:pt idx="53">
                  <c:v>19.899999999999999</c:v>
                </c:pt>
                <c:pt idx="54">
                  <c:v>20.05</c:v>
                </c:pt>
                <c:pt idx="55">
                  <c:v>6.6760000000000002</c:v>
                </c:pt>
                <c:pt idx="56">
                  <c:v>4.4980000000000002</c:v>
                </c:pt>
                <c:pt idx="57">
                  <c:v>3.6379999999999999</c:v>
                </c:pt>
                <c:pt idx="58">
                  <c:v>4.9589999999999996</c:v>
                </c:pt>
                <c:pt idx="59">
                  <c:v>14.12</c:v>
                </c:pt>
                <c:pt idx="60">
                  <c:v>30.439999999999987</c:v>
                </c:pt>
                <c:pt idx="61">
                  <c:v>53.220000000000013</c:v>
                </c:pt>
                <c:pt idx="62">
                  <c:v>89.669999999999987</c:v>
                </c:pt>
                <c:pt idx="63">
                  <c:v>57.230000000000011</c:v>
                </c:pt>
                <c:pt idx="64">
                  <c:v>38.46</c:v>
                </c:pt>
                <c:pt idx="65">
                  <c:v>26.919999999999987</c:v>
                </c:pt>
                <c:pt idx="66">
                  <c:v>12.17</c:v>
                </c:pt>
                <c:pt idx="67">
                  <c:v>7.4390000000000063</c:v>
                </c:pt>
                <c:pt idx="68">
                  <c:v>4.4080000000000004</c:v>
                </c:pt>
                <c:pt idx="69">
                  <c:v>4.306</c:v>
                </c:pt>
                <c:pt idx="70">
                  <c:v>3.57</c:v>
                </c:pt>
                <c:pt idx="71">
                  <c:v>42.84</c:v>
                </c:pt>
                <c:pt idx="72">
                  <c:v>37.260000000000012</c:v>
                </c:pt>
                <c:pt idx="73">
                  <c:v>82.679999999999978</c:v>
                </c:pt>
                <c:pt idx="74">
                  <c:v>92.57</c:v>
                </c:pt>
                <c:pt idx="75">
                  <c:v>104.4</c:v>
                </c:pt>
                <c:pt idx="76">
                  <c:v>47.67</c:v>
                </c:pt>
                <c:pt idx="77">
                  <c:v>29.36</c:v>
                </c:pt>
                <c:pt idx="78">
                  <c:v>12.91</c:v>
                </c:pt>
                <c:pt idx="79">
                  <c:v>8.4860000000000007</c:v>
                </c:pt>
                <c:pt idx="80">
                  <c:v>4.6519999999999975</c:v>
                </c:pt>
                <c:pt idx="81">
                  <c:v>2.585</c:v>
                </c:pt>
                <c:pt idx="82">
                  <c:v>1.411999999999997</c:v>
                </c:pt>
                <c:pt idx="83">
                  <c:v>2.25</c:v>
                </c:pt>
                <c:pt idx="84">
                  <c:v>70.8</c:v>
                </c:pt>
                <c:pt idx="85">
                  <c:v>80.319999999999993</c:v>
                </c:pt>
                <c:pt idx="86">
                  <c:v>39.68</c:v>
                </c:pt>
                <c:pt idx="87">
                  <c:v>50.95</c:v>
                </c:pt>
                <c:pt idx="88">
                  <c:v>39.160000000000011</c:v>
                </c:pt>
                <c:pt idx="89">
                  <c:v>27.6</c:v>
                </c:pt>
                <c:pt idx="90">
                  <c:v>17.04</c:v>
                </c:pt>
                <c:pt idx="91">
                  <c:v>7.6019999999999985</c:v>
                </c:pt>
                <c:pt idx="92">
                  <c:v>5.3269999999999955</c:v>
                </c:pt>
                <c:pt idx="93">
                  <c:v>5.0179999999999945</c:v>
                </c:pt>
                <c:pt idx="94">
                  <c:v>2.3689999999999998</c:v>
                </c:pt>
                <c:pt idx="95">
                  <c:v>40.790000000000013</c:v>
                </c:pt>
                <c:pt idx="96">
                  <c:v>34.11</c:v>
                </c:pt>
                <c:pt idx="97">
                  <c:v>63.760000000000012</c:v>
                </c:pt>
                <c:pt idx="98">
                  <c:v>63.6</c:v>
                </c:pt>
                <c:pt idx="99">
                  <c:v>81.78</c:v>
                </c:pt>
                <c:pt idx="100">
                  <c:v>55.31</c:v>
                </c:pt>
                <c:pt idx="101">
                  <c:v>36.64</c:v>
                </c:pt>
                <c:pt idx="102">
                  <c:v>19.82</c:v>
                </c:pt>
                <c:pt idx="103">
                  <c:v>10.16</c:v>
                </c:pt>
                <c:pt idx="104">
                  <c:v>7.0519999999999996</c:v>
                </c:pt>
                <c:pt idx="105">
                  <c:v>5.8029999999999955</c:v>
                </c:pt>
                <c:pt idx="106">
                  <c:v>5.9720000000000004</c:v>
                </c:pt>
                <c:pt idx="107">
                  <c:v>10.99</c:v>
                </c:pt>
                <c:pt idx="108">
                  <c:v>27.15000000000002</c:v>
                </c:pt>
                <c:pt idx="109">
                  <c:v>109.4</c:v>
                </c:pt>
                <c:pt idx="110">
                  <c:v>107.1</c:v>
                </c:pt>
                <c:pt idx="111">
                  <c:v>72.48</c:v>
                </c:pt>
                <c:pt idx="112">
                  <c:v>48.55</c:v>
                </c:pt>
                <c:pt idx="113">
                  <c:v>27.29</c:v>
                </c:pt>
                <c:pt idx="114">
                  <c:v>15.2</c:v>
                </c:pt>
                <c:pt idx="115">
                  <c:v>8.4600000000000026</c:v>
                </c:pt>
                <c:pt idx="116">
                  <c:v>6.798</c:v>
                </c:pt>
                <c:pt idx="117">
                  <c:v>4.7690000000000001</c:v>
                </c:pt>
                <c:pt idx="118">
                  <c:v>10.83</c:v>
                </c:pt>
                <c:pt idx="119">
                  <c:v>26.32</c:v>
                </c:pt>
                <c:pt idx="120">
                  <c:v>34.090000000000003</c:v>
                </c:pt>
              </c:numCache>
            </c:numRef>
          </c:val>
          <c:smooth val="0"/>
        </c:ser>
        <c:ser>
          <c:idx val="2"/>
          <c:order val="1"/>
          <c:tx>
            <c:strRef>
              <c:f>FLOW_OUT_129!$C$1</c:f>
              <c:strCache>
                <c:ptCount val="1"/>
                <c:pt idx="0">
                  <c:v>0.7525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FLOW_OUT_129!$C$1:$C$726</c:f>
              <c:numCache>
                <c:formatCode>0.00</c:formatCode>
                <c:ptCount val="726"/>
                <c:pt idx="0" formatCode="@">
                  <c:v>0.75249999999999995</c:v>
                </c:pt>
                <c:pt idx="1">
                  <c:v>31.279999999999987</c:v>
                </c:pt>
                <c:pt idx="2">
                  <c:v>68.95</c:v>
                </c:pt>
                <c:pt idx="3">
                  <c:v>41.760000000000012</c:v>
                </c:pt>
                <c:pt idx="4">
                  <c:v>38.94</c:v>
                </c:pt>
                <c:pt idx="5">
                  <c:v>24.17</c:v>
                </c:pt>
                <c:pt idx="6">
                  <c:v>20.36</c:v>
                </c:pt>
                <c:pt idx="7">
                  <c:v>6.3179999999999943</c:v>
                </c:pt>
                <c:pt idx="8">
                  <c:v>5.6499999999999995</c:v>
                </c:pt>
                <c:pt idx="9">
                  <c:v>5.38</c:v>
                </c:pt>
                <c:pt idx="10">
                  <c:v>12.44</c:v>
                </c:pt>
                <c:pt idx="11">
                  <c:v>26.36</c:v>
                </c:pt>
                <c:pt idx="12">
                  <c:v>108.1</c:v>
                </c:pt>
                <c:pt idx="13">
                  <c:v>103.3</c:v>
                </c:pt>
                <c:pt idx="14">
                  <c:v>125.5</c:v>
                </c:pt>
                <c:pt idx="15">
                  <c:v>80.430000000000007</c:v>
                </c:pt>
                <c:pt idx="16">
                  <c:v>80.459999999999994</c:v>
                </c:pt>
                <c:pt idx="17">
                  <c:v>40.57</c:v>
                </c:pt>
                <c:pt idx="18">
                  <c:v>23.2</c:v>
                </c:pt>
                <c:pt idx="19">
                  <c:v>9.3980000000000015</c:v>
                </c:pt>
                <c:pt idx="20">
                  <c:v>4.6189999999999944</c:v>
                </c:pt>
                <c:pt idx="21">
                  <c:v>5.7789999999999999</c:v>
                </c:pt>
                <c:pt idx="22">
                  <c:v>8.8870000000000005</c:v>
                </c:pt>
                <c:pt idx="23">
                  <c:v>20.91</c:v>
                </c:pt>
                <c:pt idx="24">
                  <c:v>103.1</c:v>
                </c:pt>
                <c:pt idx="25">
                  <c:v>94.51</c:v>
                </c:pt>
                <c:pt idx="26">
                  <c:v>137</c:v>
                </c:pt>
                <c:pt idx="27">
                  <c:v>122</c:v>
                </c:pt>
                <c:pt idx="28">
                  <c:v>78.42</c:v>
                </c:pt>
                <c:pt idx="29">
                  <c:v>46.93</c:v>
                </c:pt>
                <c:pt idx="30">
                  <c:v>25.2</c:v>
                </c:pt>
                <c:pt idx="31">
                  <c:v>11.3</c:v>
                </c:pt>
                <c:pt idx="32">
                  <c:v>6.1939999999999955</c:v>
                </c:pt>
                <c:pt idx="33">
                  <c:v>4.91</c:v>
                </c:pt>
                <c:pt idx="34">
                  <c:v>5.2839999999999998</c:v>
                </c:pt>
                <c:pt idx="35">
                  <c:v>47.67</c:v>
                </c:pt>
                <c:pt idx="36">
                  <c:v>51.120000000000012</c:v>
                </c:pt>
                <c:pt idx="37">
                  <c:v>52.57</c:v>
                </c:pt>
                <c:pt idx="38">
                  <c:v>67.88</c:v>
                </c:pt>
                <c:pt idx="39">
                  <c:v>57.6</c:v>
                </c:pt>
                <c:pt idx="40">
                  <c:v>54.61</c:v>
                </c:pt>
                <c:pt idx="41">
                  <c:v>40.090000000000003</c:v>
                </c:pt>
                <c:pt idx="42">
                  <c:v>31.84</c:v>
                </c:pt>
                <c:pt idx="43">
                  <c:v>10.42</c:v>
                </c:pt>
                <c:pt idx="44">
                  <c:v>5.444</c:v>
                </c:pt>
                <c:pt idx="45">
                  <c:v>4.1509999999999945</c:v>
                </c:pt>
                <c:pt idx="46">
                  <c:v>7.0549999999999944</c:v>
                </c:pt>
                <c:pt idx="47">
                  <c:v>81.64</c:v>
                </c:pt>
                <c:pt idx="48">
                  <c:v>44.82</c:v>
                </c:pt>
                <c:pt idx="49">
                  <c:v>28.84</c:v>
                </c:pt>
                <c:pt idx="50">
                  <c:v>41.230000000000011</c:v>
                </c:pt>
                <c:pt idx="51">
                  <c:v>40.590000000000003</c:v>
                </c:pt>
                <c:pt idx="52">
                  <c:v>25.23</c:v>
                </c:pt>
                <c:pt idx="53">
                  <c:v>19.260000000000002</c:v>
                </c:pt>
                <c:pt idx="54">
                  <c:v>19.979999999999986</c:v>
                </c:pt>
                <c:pt idx="55">
                  <c:v>6.664999999999992</c:v>
                </c:pt>
                <c:pt idx="56">
                  <c:v>4.41</c:v>
                </c:pt>
                <c:pt idx="57">
                  <c:v>3.3519999999999972</c:v>
                </c:pt>
                <c:pt idx="58">
                  <c:v>3.2909999999999999</c:v>
                </c:pt>
                <c:pt idx="59">
                  <c:v>8.4060000000000006</c:v>
                </c:pt>
                <c:pt idx="60">
                  <c:v>21.24</c:v>
                </c:pt>
                <c:pt idx="61">
                  <c:v>40.75</c:v>
                </c:pt>
                <c:pt idx="62">
                  <c:v>76.11999999999999</c:v>
                </c:pt>
                <c:pt idx="63">
                  <c:v>46.61</c:v>
                </c:pt>
                <c:pt idx="64">
                  <c:v>32.15</c:v>
                </c:pt>
                <c:pt idx="65">
                  <c:v>24.07</c:v>
                </c:pt>
                <c:pt idx="66">
                  <c:v>11.3</c:v>
                </c:pt>
                <c:pt idx="67">
                  <c:v>7.1390000000000002</c:v>
                </c:pt>
                <c:pt idx="68">
                  <c:v>4.359</c:v>
                </c:pt>
                <c:pt idx="69">
                  <c:v>3.9659999999999997</c:v>
                </c:pt>
                <c:pt idx="70">
                  <c:v>2.6139999999999999</c:v>
                </c:pt>
                <c:pt idx="71">
                  <c:v>28.21</c:v>
                </c:pt>
                <c:pt idx="72">
                  <c:v>28.38</c:v>
                </c:pt>
                <c:pt idx="73">
                  <c:v>66.98</c:v>
                </c:pt>
                <c:pt idx="74">
                  <c:v>79.260000000000005</c:v>
                </c:pt>
                <c:pt idx="75">
                  <c:v>95.960000000000022</c:v>
                </c:pt>
                <c:pt idx="76">
                  <c:v>43.67</c:v>
                </c:pt>
                <c:pt idx="77">
                  <c:v>27.759999999999987</c:v>
                </c:pt>
                <c:pt idx="78">
                  <c:v>12.41</c:v>
                </c:pt>
                <c:pt idx="79">
                  <c:v>7.9429999999999996</c:v>
                </c:pt>
                <c:pt idx="80">
                  <c:v>4.614999999999994</c:v>
                </c:pt>
                <c:pt idx="81">
                  <c:v>2.57</c:v>
                </c:pt>
                <c:pt idx="82">
                  <c:v>1.405999999999997</c:v>
                </c:pt>
                <c:pt idx="83">
                  <c:v>1.9470000000000001</c:v>
                </c:pt>
                <c:pt idx="84">
                  <c:v>49.31</c:v>
                </c:pt>
                <c:pt idx="85">
                  <c:v>66.25</c:v>
                </c:pt>
                <c:pt idx="86">
                  <c:v>29.39</c:v>
                </c:pt>
                <c:pt idx="87">
                  <c:v>43.730000000000011</c:v>
                </c:pt>
                <c:pt idx="88">
                  <c:v>35.660000000000011</c:v>
                </c:pt>
                <c:pt idx="89">
                  <c:v>26.279999999999987</c:v>
                </c:pt>
                <c:pt idx="90">
                  <c:v>16.79</c:v>
                </c:pt>
                <c:pt idx="91">
                  <c:v>7.6189999999999944</c:v>
                </c:pt>
                <c:pt idx="92">
                  <c:v>5.3229999999999951</c:v>
                </c:pt>
                <c:pt idx="93">
                  <c:v>4.6949999999999941</c:v>
                </c:pt>
                <c:pt idx="94">
                  <c:v>2.3639999999999999</c:v>
                </c:pt>
                <c:pt idx="95">
                  <c:v>26.74</c:v>
                </c:pt>
                <c:pt idx="96">
                  <c:v>25.62</c:v>
                </c:pt>
                <c:pt idx="97">
                  <c:v>50.31</c:v>
                </c:pt>
                <c:pt idx="98">
                  <c:v>50.660000000000011</c:v>
                </c:pt>
                <c:pt idx="99">
                  <c:v>72.38</c:v>
                </c:pt>
                <c:pt idx="100">
                  <c:v>50.15</c:v>
                </c:pt>
                <c:pt idx="101">
                  <c:v>34.230000000000011</c:v>
                </c:pt>
                <c:pt idx="102">
                  <c:v>18.89</c:v>
                </c:pt>
                <c:pt idx="103">
                  <c:v>9.9820000000000046</c:v>
                </c:pt>
                <c:pt idx="104">
                  <c:v>6.96</c:v>
                </c:pt>
                <c:pt idx="105">
                  <c:v>5.7389999999999999</c:v>
                </c:pt>
                <c:pt idx="106">
                  <c:v>5.6189999999999944</c:v>
                </c:pt>
                <c:pt idx="107">
                  <c:v>7.5590000000000002</c:v>
                </c:pt>
                <c:pt idx="108">
                  <c:v>18.16</c:v>
                </c:pt>
                <c:pt idx="109">
                  <c:v>89.710000000000022</c:v>
                </c:pt>
                <c:pt idx="110">
                  <c:v>94.5</c:v>
                </c:pt>
                <c:pt idx="111">
                  <c:v>62.720000000000013</c:v>
                </c:pt>
                <c:pt idx="112">
                  <c:v>43.3</c:v>
                </c:pt>
                <c:pt idx="113">
                  <c:v>24.93</c:v>
                </c:pt>
                <c:pt idx="114">
                  <c:v>14.36000000000001</c:v>
                </c:pt>
                <c:pt idx="115">
                  <c:v>8.3120000000000047</c:v>
                </c:pt>
                <c:pt idx="116">
                  <c:v>6.7460000000000004</c:v>
                </c:pt>
                <c:pt idx="117">
                  <c:v>4.7489999999999997</c:v>
                </c:pt>
                <c:pt idx="118">
                  <c:v>8.1240000000000006</c:v>
                </c:pt>
                <c:pt idx="119">
                  <c:v>17.510000000000005</c:v>
                </c:pt>
                <c:pt idx="120">
                  <c:v>25.779999999999987</c:v>
                </c:pt>
              </c:numCache>
            </c:numRef>
          </c:val>
          <c:smooth val="0"/>
        </c:ser>
        <c:ser>
          <c:idx val="3"/>
          <c:order val="2"/>
          <c:tx>
            <c:strRef>
              <c:f>FLOW_OUT_129!$D$1</c:f>
              <c:strCache>
                <c:ptCount val="1"/>
                <c:pt idx="0">
                  <c:v>0.4225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FLOW_OUT_129!$D$1:$D$726</c:f>
              <c:numCache>
                <c:formatCode>0.00</c:formatCode>
                <c:ptCount val="726"/>
                <c:pt idx="0" formatCode="@">
                  <c:v>0.42250000000000032</c:v>
                </c:pt>
                <c:pt idx="1">
                  <c:v>33.730000000000011</c:v>
                </c:pt>
                <c:pt idx="2">
                  <c:v>71.98</c:v>
                </c:pt>
                <c:pt idx="3">
                  <c:v>43.97</c:v>
                </c:pt>
                <c:pt idx="4">
                  <c:v>40.130000000000003</c:v>
                </c:pt>
                <c:pt idx="5">
                  <c:v>24.68</c:v>
                </c:pt>
                <c:pt idx="6">
                  <c:v>20.52</c:v>
                </c:pt>
                <c:pt idx="7">
                  <c:v>6.3289999999999944</c:v>
                </c:pt>
                <c:pt idx="8">
                  <c:v>5.654999999999994</c:v>
                </c:pt>
                <c:pt idx="9">
                  <c:v>5.508</c:v>
                </c:pt>
                <c:pt idx="10">
                  <c:v>13.73</c:v>
                </c:pt>
                <c:pt idx="11">
                  <c:v>28.18</c:v>
                </c:pt>
                <c:pt idx="12">
                  <c:v>114.5</c:v>
                </c:pt>
                <c:pt idx="13">
                  <c:v>107.4</c:v>
                </c:pt>
                <c:pt idx="14">
                  <c:v>128.6</c:v>
                </c:pt>
                <c:pt idx="15">
                  <c:v>82.25</c:v>
                </c:pt>
                <c:pt idx="16">
                  <c:v>81.25</c:v>
                </c:pt>
                <c:pt idx="17">
                  <c:v>40.83</c:v>
                </c:pt>
                <c:pt idx="18">
                  <c:v>23.259999999999987</c:v>
                </c:pt>
                <c:pt idx="19">
                  <c:v>9.3640000000000008</c:v>
                </c:pt>
                <c:pt idx="20">
                  <c:v>4.6159999999999943</c:v>
                </c:pt>
                <c:pt idx="21">
                  <c:v>6.056</c:v>
                </c:pt>
                <c:pt idx="22">
                  <c:v>10.18</c:v>
                </c:pt>
                <c:pt idx="23">
                  <c:v>22.66</c:v>
                </c:pt>
                <c:pt idx="24">
                  <c:v>109.5</c:v>
                </c:pt>
                <c:pt idx="25">
                  <c:v>98.649999999999991</c:v>
                </c:pt>
                <c:pt idx="26">
                  <c:v>140.1</c:v>
                </c:pt>
                <c:pt idx="27">
                  <c:v>123.8</c:v>
                </c:pt>
                <c:pt idx="28">
                  <c:v>79.149999999999991</c:v>
                </c:pt>
                <c:pt idx="29">
                  <c:v>47.120000000000012</c:v>
                </c:pt>
                <c:pt idx="30">
                  <c:v>25.23</c:v>
                </c:pt>
                <c:pt idx="31">
                  <c:v>11.31</c:v>
                </c:pt>
                <c:pt idx="32">
                  <c:v>6.3449999999999944</c:v>
                </c:pt>
                <c:pt idx="33">
                  <c:v>4.915</c:v>
                </c:pt>
                <c:pt idx="34">
                  <c:v>5.3979999999999944</c:v>
                </c:pt>
                <c:pt idx="35">
                  <c:v>52.160000000000011</c:v>
                </c:pt>
                <c:pt idx="36">
                  <c:v>54.690000000000012</c:v>
                </c:pt>
                <c:pt idx="37">
                  <c:v>56.01</c:v>
                </c:pt>
                <c:pt idx="38">
                  <c:v>70.66</c:v>
                </c:pt>
                <c:pt idx="39">
                  <c:v>59.28</c:v>
                </c:pt>
                <c:pt idx="40">
                  <c:v>55.37</c:v>
                </c:pt>
                <c:pt idx="41">
                  <c:v>40.31</c:v>
                </c:pt>
                <c:pt idx="42">
                  <c:v>31.8</c:v>
                </c:pt>
                <c:pt idx="43">
                  <c:v>10.35000000000001</c:v>
                </c:pt>
                <c:pt idx="44">
                  <c:v>5.4279999999999955</c:v>
                </c:pt>
                <c:pt idx="45">
                  <c:v>4.1469999999999985</c:v>
                </c:pt>
                <c:pt idx="46">
                  <c:v>7.3419999999999996</c:v>
                </c:pt>
                <c:pt idx="47">
                  <c:v>89.07</c:v>
                </c:pt>
                <c:pt idx="48">
                  <c:v>47.67</c:v>
                </c:pt>
                <c:pt idx="49">
                  <c:v>31.99</c:v>
                </c:pt>
                <c:pt idx="50">
                  <c:v>43.75</c:v>
                </c:pt>
                <c:pt idx="51">
                  <c:v>42.290000000000013</c:v>
                </c:pt>
                <c:pt idx="52">
                  <c:v>26.14</c:v>
                </c:pt>
                <c:pt idx="53">
                  <c:v>19.690000000000001</c:v>
                </c:pt>
                <c:pt idx="54">
                  <c:v>20.12</c:v>
                </c:pt>
                <c:pt idx="55">
                  <c:v>6.6909999999999945</c:v>
                </c:pt>
                <c:pt idx="56">
                  <c:v>4.4260000000000002</c:v>
                </c:pt>
                <c:pt idx="57">
                  <c:v>3.3919999999999977</c:v>
                </c:pt>
                <c:pt idx="58">
                  <c:v>3.524</c:v>
                </c:pt>
                <c:pt idx="59">
                  <c:v>9.0750000000000028</c:v>
                </c:pt>
                <c:pt idx="60">
                  <c:v>23.03</c:v>
                </c:pt>
                <c:pt idx="61">
                  <c:v>43.83</c:v>
                </c:pt>
                <c:pt idx="62">
                  <c:v>80.19</c:v>
                </c:pt>
                <c:pt idx="63">
                  <c:v>49.91</c:v>
                </c:pt>
                <c:pt idx="64">
                  <c:v>34.340000000000003</c:v>
                </c:pt>
                <c:pt idx="65">
                  <c:v>25.14</c:v>
                </c:pt>
                <c:pt idx="66">
                  <c:v>11.66</c:v>
                </c:pt>
                <c:pt idx="67">
                  <c:v>7.2519999999999998</c:v>
                </c:pt>
                <c:pt idx="68">
                  <c:v>4.3760000000000003</c:v>
                </c:pt>
                <c:pt idx="69">
                  <c:v>3.9939999999999998</c:v>
                </c:pt>
                <c:pt idx="70">
                  <c:v>2.7759999999999998</c:v>
                </c:pt>
                <c:pt idx="71">
                  <c:v>30.959999999999987</c:v>
                </c:pt>
                <c:pt idx="72">
                  <c:v>30.34</c:v>
                </c:pt>
                <c:pt idx="73">
                  <c:v>71.13</c:v>
                </c:pt>
                <c:pt idx="74">
                  <c:v>83.26</c:v>
                </c:pt>
                <c:pt idx="75">
                  <c:v>98.76</c:v>
                </c:pt>
                <c:pt idx="76">
                  <c:v>45.120000000000012</c:v>
                </c:pt>
                <c:pt idx="77">
                  <c:v>28.4</c:v>
                </c:pt>
                <c:pt idx="78">
                  <c:v>12.63</c:v>
                </c:pt>
                <c:pt idx="79">
                  <c:v>8.0940000000000012</c:v>
                </c:pt>
                <c:pt idx="80">
                  <c:v>4.63</c:v>
                </c:pt>
                <c:pt idx="81">
                  <c:v>2.5759999999999987</c:v>
                </c:pt>
                <c:pt idx="82">
                  <c:v>1.407999999999997</c:v>
                </c:pt>
                <c:pt idx="83">
                  <c:v>1.9790000000000001</c:v>
                </c:pt>
                <c:pt idx="84">
                  <c:v>53.06</c:v>
                </c:pt>
                <c:pt idx="85">
                  <c:v>69.239999999999995</c:v>
                </c:pt>
                <c:pt idx="86">
                  <c:v>31.57</c:v>
                </c:pt>
                <c:pt idx="87">
                  <c:v>45.660000000000011</c:v>
                </c:pt>
                <c:pt idx="88">
                  <c:v>36.78</c:v>
                </c:pt>
                <c:pt idx="89">
                  <c:v>26.85</c:v>
                </c:pt>
                <c:pt idx="90">
                  <c:v>17.02</c:v>
                </c:pt>
                <c:pt idx="91">
                  <c:v>7.649</c:v>
                </c:pt>
                <c:pt idx="92">
                  <c:v>5.3330000000000002</c:v>
                </c:pt>
                <c:pt idx="93">
                  <c:v>4.7430000000000003</c:v>
                </c:pt>
                <c:pt idx="94">
                  <c:v>2.367</c:v>
                </c:pt>
                <c:pt idx="95">
                  <c:v>29.14</c:v>
                </c:pt>
                <c:pt idx="96">
                  <c:v>27.21</c:v>
                </c:pt>
                <c:pt idx="97">
                  <c:v>53.28</c:v>
                </c:pt>
                <c:pt idx="98">
                  <c:v>54.02</c:v>
                </c:pt>
                <c:pt idx="99">
                  <c:v>75.290000000000006</c:v>
                </c:pt>
                <c:pt idx="100">
                  <c:v>51.99</c:v>
                </c:pt>
                <c:pt idx="101">
                  <c:v>35.230000000000011</c:v>
                </c:pt>
                <c:pt idx="102">
                  <c:v>19.309999999999999</c:v>
                </c:pt>
                <c:pt idx="103">
                  <c:v>10.07</c:v>
                </c:pt>
                <c:pt idx="104">
                  <c:v>6.9880000000000004</c:v>
                </c:pt>
                <c:pt idx="105">
                  <c:v>5.7489999999999997</c:v>
                </c:pt>
                <c:pt idx="106">
                  <c:v>5.6569999999999965</c:v>
                </c:pt>
                <c:pt idx="107">
                  <c:v>8.0740000000000016</c:v>
                </c:pt>
                <c:pt idx="108">
                  <c:v>19.47</c:v>
                </c:pt>
                <c:pt idx="109">
                  <c:v>94.59</c:v>
                </c:pt>
                <c:pt idx="110">
                  <c:v>97.75</c:v>
                </c:pt>
                <c:pt idx="111">
                  <c:v>65.569999999999993</c:v>
                </c:pt>
                <c:pt idx="112">
                  <c:v>45.03</c:v>
                </c:pt>
                <c:pt idx="113">
                  <c:v>25.75</c:v>
                </c:pt>
                <c:pt idx="114">
                  <c:v>14.67</c:v>
                </c:pt>
                <c:pt idx="115">
                  <c:v>8.3630000000000067</c:v>
                </c:pt>
                <c:pt idx="116">
                  <c:v>6.7639999999999985</c:v>
                </c:pt>
                <c:pt idx="117">
                  <c:v>4.7549999999999955</c:v>
                </c:pt>
                <c:pt idx="118">
                  <c:v>8.6580000000000013</c:v>
                </c:pt>
                <c:pt idx="119">
                  <c:v>18.920000000000002</c:v>
                </c:pt>
                <c:pt idx="120">
                  <c:v>27.35</c:v>
                </c:pt>
              </c:numCache>
            </c:numRef>
          </c:val>
          <c:smooth val="0"/>
        </c:ser>
        <c:ser>
          <c:idx val="4"/>
          <c:order val="3"/>
          <c:tx>
            <c:strRef>
              <c:f>FLOW_OUT_129!$E$1</c:f>
              <c:strCache>
                <c:ptCount val="1"/>
                <c:pt idx="0">
                  <c:v>0.2575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FLOW_OUT_129!$E$1:$E$726</c:f>
              <c:numCache>
                <c:formatCode>0.00</c:formatCode>
                <c:ptCount val="726"/>
                <c:pt idx="0" formatCode="@">
                  <c:v>0.25750000000000001</c:v>
                </c:pt>
                <c:pt idx="1">
                  <c:v>36.450000000000003</c:v>
                </c:pt>
                <c:pt idx="2">
                  <c:v>74.459999999999994</c:v>
                </c:pt>
                <c:pt idx="3">
                  <c:v>45.47</c:v>
                </c:pt>
                <c:pt idx="4">
                  <c:v>40.800000000000004</c:v>
                </c:pt>
                <c:pt idx="5">
                  <c:v>24.87</c:v>
                </c:pt>
                <c:pt idx="6">
                  <c:v>20.52</c:v>
                </c:pt>
                <c:pt idx="7">
                  <c:v>6.3219999999999965</c:v>
                </c:pt>
                <c:pt idx="8">
                  <c:v>5.654999999999994</c:v>
                </c:pt>
                <c:pt idx="9">
                  <c:v>5.7060000000000004</c:v>
                </c:pt>
                <c:pt idx="10">
                  <c:v>15.59</c:v>
                </c:pt>
                <c:pt idx="11">
                  <c:v>31.110000000000021</c:v>
                </c:pt>
                <c:pt idx="12">
                  <c:v>120.7</c:v>
                </c:pt>
                <c:pt idx="13">
                  <c:v>110.9</c:v>
                </c:pt>
                <c:pt idx="14">
                  <c:v>131</c:v>
                </c:pt>
                <c:pt idx="15">
                  <c:v>83.440000000000026</c:v>
                </c:pt>
                <c:pt idx="16">
                  <c:v>81.59</c:v>
                </c:pt>
                <c:pt idx="17">
                  <c:v>40.85</c:v>
                </c:pt>
                <c:pt idx="18">
                  <c:v>23.21</c:v>
                </c:pt>
                <c:pt idx="19">
                  <c:v>9.3040000000000003</c:v>
                </c:pt>
                <c:pt idx="20">
                  <c:v>4.6079999999999943</c:v>
                </c:pt>
                <c:pt idx="21">
                  <c:v>6.375</c:v>
                </c:pt>
                <c:pt idx="22">
                  <c:v>12.5</c:v>
                </c:pt>
                <c:pt idx="23">
                  <c:v>25.24</c:v>
                </c:pt>
                <c:pt idx="24">
                  <c:v>115.3</c:v>
                </c:pt>
                <c:pt idx="25">
                  <c:v>102.2</c:v>
                </c:pt>
                <c:pt idx="26">
                  <c:v>142.5</c:v>
                </c:pt>
                <c:pt idx="27">
                  <c:v>124.9</c:v>
                </c:pt>
                <c:pt idx="28">
                  <c:v>79.56</c:v>
                </c:pt>
                <c:pt idx="29">
                  <c:v>47.190000000000012</c:v>
                </c:pt>
                <c:pt idx="30">
                  <c:v>25.21</c:v>
                </c:pt>
                <c:pt idx="31">
                  <c:v>11.33</c:v>
                </c:pt>
                <c:pt idx="32">
                  <c:v>6.5389999999999997</c:v>
                </c:pt>
                <c:pt idx="33">
                  <c:v>4.9169999999999998</c:v>
                </c:pt>
                <c:pt idx="34">
                  <c:v>5.5939999999999985</c:v>
                </c:pt>
                <c:pt idx="35">
                  <c:v>57.760000000000012</c:v>
                </c:pt>
                <c:pt idx="36">
                  <c:v>58.37</c:v>
                </c:pt>
                <c:pt idx="37">
                  <c:v>59.220000000000013</c:v>
                </c:pt>
                <c:pt idx="38">
                  <c:v>72.790000000000006</c:v>
                </c:pt>
                <c:pt idx="39">
                  <c:v>60.3</c:v>
                </c:pt>
                <c:pt idx="40">
                  <c:v>55.68</c:v>
                </c:pt>
                <c:pt idx="41">
                  <c:v>40.300000000000004</c:v>
                </c:pt>
                <c:pt idx="42">
                  <c:v>31.66</c:v>
                </c:pt>
                <c:pt idx="43">
                  <c:v>10.27</c:v>
                </c:pt>
                <c:pt idx="44">
                  <c:v>5.41</c:v>
                </c:pt>
                <c:pt idx="45">
                  <c:v>4.1469999999999985</c:v>
                </c:pt>
                <c:pt idx="46">
                  <c:v>7.8090000000000002</c:v>
                </c:pt>
                <c:pt idx="47">
                  <c:v>97.740000000000023</c:v>
                </c:pt>
                <c:pt idx="48">
                  <c:v>50.760000000000012</c:v>
                </c:pt>
                <c:pt idx="49">
                  <c:v>35.14</c:v>
                </c:pt>
                <c:pt idx="50">
                  <c:v>45.88</c:v>
                </c:pt>
                <c:pt idx="51">
                  <c:v>43.37</c:v>
                </c:pt>
                <c:pt idx="52">
                  <c:v>26.610000000000021</c:v>
                </c:pt>
                <c:pt idx="53">
                  <c:v>19.850000000000001</c:v>
                </c:pt>
                <c:pt idx="54">
                  <c:v>20.12</c:v>
                </c:pt>
                <c:pt idx="55">
                  <c:v>6.6939999999999955</c:v>
                </c:pt>
                <c:pt idx="56">
                  <c:v>4.4480000000000004</c:v>
                </c:pt>
                <c:pt idx="57">
                  <c:v>3.4579999999999997</c:v>
                </c:pt>
                <c:pt idx="58">
                  <c:v>3.9529999999999972</c:v>
                </c:pt>
                <c:pt idx="59">
                  <c:v>10.38</c:v>
                </c:pt>
                <c:pt idx="60">
                  <c:v>25.37</c:v>
                </c:pt>
                <c:pt idx="61">
                  <c:v>47.260000000000012</c:v>
                </c:pt>
                <c:pt idx="62">
                  <c:v>84.06</c:v>
                </c:pt>
                <c:pt idx="63">
                  <c:v>52.99</c:v>
                </c:pt>
                <c:pt idx="64">
                  <c:v>36.17</c:v>
                </c:pt>
                <c:pt idx="65">
                  <c:v>25.97</c:v>
                </c:pt>
                <c:pt idx="66">
                  <c:v>11.91</c:v>
                </c:pt>
                <c:pt idx="67">
                  <c:v>7.3380000000000001</c:v>
                </c:pt>
                <c:pt idx="68">
                  <c:v>4.3890000000000002</c:v>
                </c:pt>
                <c:pt idx="69">
                  <c:v>4.0579999999999945</c:v>
                </c:pt>
                <c:pt idx="70">
                  <c:v>2.9909999999999997</c:v>
                </c:pt>
                <c:pt idx="71">
                  <c:v>34.290000000000013</c:v>
                </c:pt>
                <c:pt idx="72">
                  <c:v>32.46</c:v>
                </c:pt>
                <c:pt idx="73">
                  <c:v>75.48</c:v>
                </c:pt>
                <c:pt idx="74">
                  <c:v>86.960000000000022</c:v>
                </c:pt>
                <c:pt idx="75">
                  <c:v>101.3</c:v>
                </c:pt>
                <c:pt idx="76">
                  <c:v>46.37</c:v>
                </c:pt>
                <c:pt idx="77">
                  <c:v>28.919999999999987</c:v>
                </c:pt>
                <c:pt idx="78">
                  <c:v>12.8</c:v>
                </c:pt>
                <c:pt idx="79">
                  <c:v>8.2540000000000013</c:v>
                </c:pt>
                <c:pt idx="80">
                  <c:v>4.6429999999999945</c:v>
                </c:pt>
                <c:pt idx="81">
                  <c:v>2.58</c:v>
                </c:pt>
                <c:pt idx="82">
                  <c:v>1.4089999999999983</c:v>
                </c:pt>
                <c:pt idx="83">
                  <c:v>2.0289999999999999</c:v>
                </c:pt>
                <c:pt idx="84">
                  <c:v>57.720000000000013</c:v>
                </c:pt>
                <c:pt idx="85">
                  <c:v>73.319999999999993</c:v>
                </c:pt>
                <c:pt idx="86">
                  <c:v>34.51</c:v>
                </c:pt>
                <c:pt idx="87">
                  <c:v>47.84</c:v>
                </c:pt>
                <c:pt idx="88">
                  <c:v>37.870000000000005</c:v>
                </c:pt>
                <c:pt idx="89">
                  <c:v>27.27</c:v>
                </c:pt>
                <c:pt idx="90">
                  <c:v>17.079999999999988</c:v>
                </c:pt>
                <c:pt idx="91">
                  <c:v>7.654999999999994</c:v>
                </c:pt>
                <c:pt idx="92">
                  <c:v>5.335</c:v>
                </c:pt>
                <c:pt idx="93">
                  <c:v>4.819</c:v>
                </c:pt>
                <c:pt idx="94">
                  <c:v>2.3689999999999998</c:v>
                </c:pt>
                <c:pt idx="95">
                  <c:v>32.51</c:v>
                </c:pt>
                <c:pt idx="96">
                  <c:v>29.31000000000002</c:v>
                </c:pt>
                <c:pt idx="97">
                  <c:v>56.93</c:v>
                </c:pt>
                <c:pt idx="98">
                  <c:v>57.690000000000012</c:v>
                </c:pt>
                <c:pt idx="99">
                  <c:v>78.169999999999987</c:v>
                </c:pt>
                <c:pt idx="100">
                  <c:v>53.65</c:v>
                </c:pt>
                <c:pt idx="101">
                  <c:v>36.020000000000003</c:v>
                </c:pt>
                <c:pt idx="102">
                  <c:v>19.62</c:v>
                </c:pt>
                <c:pt idx="103">
                  <c:v>10.130000000000001</c:v>
                </c:pt>
                <c:pt idx="104">
                  <c:v>7.0139999999999985</c:v>
                </c:pt>
                <c:pt idx="105">
                  <c:v>5.7649999999999944</c:v>
                </c:pt>
                <c:pt idx="106">
                  <c:v>5.7389999999999999</c:v>
                </c:pt>
                <c:pt idx="107">
                  <c:v>8.7160000000000011</c:v>
                </c:pt>
                <c:pt idx="108">
                  <c:v>21.330000000000005</c:v>
                </c:pt>
                <c:pt idx="109">
                  <c:v>100.2</c:v>
                </c:pt>
                <c:pt idx="110">
                  <c:v>101.2</c:v>
                </c:pt>
                <c:pt idx="111">
                  <c:v>68.36</c:v>
                </c:pt>
                <c:pt idx="112">
                  <c:v>46.55</c:v>
                </c:pt>
                <c:pt idx="113">
                  <c:v>26.439999999999987</c:v>
                </c:pt>
                <c:pt idx="114">
                  <c:v>14.91</c:v>
                </c:pt>
                <c:pt idx="115">
                  <c:v>8.4080000000000013</c:v>
                </c:pt>
                <c:pt idx="116">
                  <c:v>6.7789999999999999</c:v>
                </c:pt>
                <c:pt idx="117">
                  <c:v>4.7610000000000001</c:v>
                </c:pt>
                <c:pt idx="118">
                  <c:v>9.3630000000000067</c:v>
                </c:pt>
                <c:pt idx="119">
                  <c:v>21.16</c:v>
                </c:pt>
                <c:pt idx="120">
                  <c:v>29.52</c:v>
                </c:pt>
              </c:numCache>
            </c:numRef>
          </c:val>
          <c:smooth val="0"/>
        </c:ser>
        <c:ser>
          <c:idx val="5"/>
          <c:order val="4"/>
          <c:tx>
            <c:strRef>
              <c:f>FLOW_OUT_129!$F$1</c:f>
              <c:strCache>
                <c:ptCount val="1"/>
                <c:pt idx="0">
                  <c:v>0.5875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FLOW_OUT_129!$F$1:$F$726</c:f>
              <c:numCache>
                <c:formatCode>0.00</c:formatCode>
                <c:ptCount val="726"/>
                <c:pt idx="0" formatCode="@">
                  <c:v>0.58749999999999958</c:v>
                </c:pt>
                <c:pt idx="1">
                  <c:v>32.25</c:v>
                </c:pt>
                <c:pt idx="2">
                  <c:v>70.22</c:v>
                </c:pt>
                <c:pt idx="3">
                  <c:v>42.730000000000011</c:v>
                </c:pt>
                <c:pt idx="4">
                  <c:v>39.51</c:v>
                </c:pt>
                <c:pt idx="5">
                  <c:v>24.43</c:v>
                </c:pt>
                <c:pt idx="6">
                  <c:v>20.459999999999987</c:v>
                </c:pt>
                <c:pt idx="7">
                  <c:v>6.3269999999999955</c:v>
                </c:pt>
                <c:pt idx="8">
                  <c:v>5.6529999999999943</c:v>
                </c:pt>
                <c:pt idx="9">
                  <c:v>5.4320000000000004</c:v>
                </c:pt>
                <c:pt idx="10">
                  <c:v>12.97</c:v>
                </c:pt>
                <c:pt idx="11">
                  <c:v>27.1</c:v>
                </c:pt>
                <c:pt idx="12">
                  <c:v>110.6</c:v>
                </c:pt>
                <c:pt idx="13">
                  <c:v>105.1</c:v>
                </c:pt>
                <c:pt idx="14">
                  <c:v>126.8</c:v>
                </c:pt>
                <c:pt idx="15">
                  <c:v>81.239999999999995</c:v>
                </c:pt>
                <c:pt idx="16">
                  <c:v>80.849999999999994</c:v>
                </c:pt>
                <c:pt idx="17">
                  <c:v>40.720000000000013</c:v>
                </c:pt>
                <c:pt idx="18">
                  <c:v>23.24</c:v>
                </c:pt>
                <c:pt idx="19">
                  <c:v>9.3870000000000005</c:v>
                </c:pt>
                <c:pt idx="20">
                  <c:v>4.6189999999999944</c:v>
                </c:pt>
                <c:pt idx="21">
                  <c:v>5.8919999999999995</c:v>
                </c:pt>
                <c:pt idx="22">
                  <c:v>9.2780000000000005</c:v>
                </c:pt>
                <c:pt idx="23">
                  <c:v>21.67</c:v>
                </c:pt>
                <c:pt idx="24">
                  <c:v>105.8</c:v>
                </c:pt>
                <c:pt idx="25">
                  <c:v>96.23</c:v>
                </c:pt>
                <c:pt idx="26">
                  <c:v>138.4</c:v>
                </c:pt>
                <c:pt idx="27">
                  <c:v>122.8</c:v>
                </c:pt>
                <c:pt idx="28">
                  <c:v>78.78</c:v>
                </c:pt>
                <c:pt idx="29">
                  <c:v>47.05</c:v>
                </c:pt>
                <c:pt idx="30">
                  <c:v>25.23</c:v>
                </c:pt>
                <c:pt idx="31">
                  <c:v>11.31</c:v>
                </c:pt>
                <c:pt idx="32">
                  <c:v>6.2469999999999999</c:v>
                </c:pt>
                <c:pt idx="33">
                  <c:v>4.9139999999999997</c:v>
                </c:pt>
                <c:pt idx="34">
                  <c:v>5.3209999999999944</c:v>
                </c:pt>
                <c:pt idx="35">
                  <c:v>49.290000000000013</c:v>
                </c:pt>
                <c:pt idx="36">
                  <c:v>52.52</c:v>
                </c:pt>
                <c:pt idx="37">
                  <c:v>53.91</c:v>
                </c:pt>
                <c:pt idx="38">
                  <c:v>69.040000000000006</c:v>
                </c:pt>
                <c:pt idx="39">
                  <c:v>58.33</c:v>
                </c:pt>
                <c:pt idx="40">
                  <c:v>54.98</c:v>
                </c:pt>
                <c:pt idx="41">
                  <c:v>40.220000000000013</c:v>
                </c:pt>
                <c:pt idx="42">
                  <c:v>31.84</c:v>
                </c:pt>
                <c:pt idx="43">
                  <c:v>10.39</c:v>
                </c:pt>
                <c:pt idx="44">
                  <c:v>5.4370000000000003</c:v>
                </c:pt>
                <c:pt idx="45">
                  <c:v>4.149</c:v>
                </c:pt>
                <c:pt idx="46">
                  <c:v>7.1749999999999945</c:v>
                </c:pt>
                <c:pt idx="47">
                  <c:v>84.61999999999999</c:v>
                </c:pt>
                <c:pt idx="48">
                  <c:v>45.94</c:v>
                </c:pt>
                <c:pt idx="49">
                  <c:v>30.14</c:v>
                </c:pt>
                <c:pt idx="50">
                  <c:v>42.28</c:v>
                </c:pt>
                <c:pt idx="51">
                  <c:v>41.35</c:v>
                </c:pt>
                <c:pt idx="52">
                  <c:v>25.66</c:v>
                </c:pt>
                <c:pt idx="53">
                  <c:v>19.479999999999986</c:v>
                </c:pt>
                <c:pt idx="54">
                  <c:v>20.059999999999999</c:v>
                </c:pt>
                <c:pt idx="55">
                  <c:v>6.6790000000000003</c:v>
                </c:pt>
                <c:pt idx="56">
                  <c:v>4.4160000000000004</c:v>
                </c:pt>
                <c:pt idx="57">
                  <c:v>3.3659999999999997</c:v>
                </c:pt>
                <c:pt idx="58">
                  <c:v>3.3849999999999998</c:v>
                </c:pt>
                <c:pt idx="59">
                  <c:v>8.6950000000000003</c:v>
                </c:pt>
                <c:pt idx="60">
                  <c:v>21.97</c:v>
                </c:pt>
                <c:pt idx="61">
                  <c:v>41.95</c:v>
                </c:pt>
                <c:pt idx="62">
                  <c:v>77.649999999999991</c:v>
                </c:pt>
                <c:pt idx="63">
                  <c:v>47.87</c:v>
                </c:pt>
                <c:pt idx="64">
                  <c:v>32.980000000000004</c:v>
                </c:pt>
                <c:pt idx="65">
                  <c:v>24.479999999999986</c:v>
                </c:pt>
                <c:pt idx="66">
                  <c:v>11.450000000000006</c:v>
                </c:pt>
                <c:pt idx="67">
                  <c:v>7.1849999999999943</c:v>
                </c:pt>
                <c:pt idx="68">
                  <c:v>4.3659999999999943</c:v>
                </c:pt>
                <c:pt idx="69">
                  <c:v>3.9739999999999998</c:v>
                </c:pt>
                <c:pt idx="70">
                  <c:v>2.673</c:v>
                </c:pt>
                <c:pt idx="71">
                  <c:v>29.38</c:v>
                </c:pt>
                <c:pt idx="72">
                  <c:v>29.16</c:v>
                </c:pt>
                <c:pt idx="73">
                  <c:v>68.5</c:v>
                </c:pt>
                <c:pt idx="74">
                  <c:v>80.78</c:v>
                </c:pt>
                <c:pt idx="75">
                  <c:v>97.01</c:v>
                </c:pt>
                <c:pt idx="76">
                  <c:v>44.220000000000013</c:v>
                </c:pt>
                <c:pt idx="77">
                  <c:v>28</c:v>
                </c:pt>
                <c:pt idx="78">
                  <c:v>12.5</c:v>
                </c:pt>
                <c:pt idx="79">
                  <c:v>7.9909999999999997</c:v>
                </c:pt>
                <c:pt idx="80">
                  <c:v>4.622999999999994</c:v>
                </c:pt>
                <c:pt idx="81">
                  <c:v>2.5719999999999987</c:v>
                </c:pt>
                <c:pt idx="82">
                  <c:v>1.4069999999999983</c:v>
                </c:pt>
                <c:pt idx="83">
                  <c:v>1.9590000000000001</c:v>
                </c:pt>
                <c:pt idx="84">
                  <c:v>50.86</c:v>
                </c:pt>
                <c:pt idx="85">
                  <c:v>67.19</c:v>
                </c:pt>
                <c:pt idx="86">
                  <c:v>30.14</c:v>
                </c:pt>
                <c:pt idx="87">
                  <c:v>44.41</c:v>
                </c:pt>
                <c:pt idx="88">
                  <c:v>36.050000000000004</c:v>
                </c:pt>
                <c:pt idx="89">
                  <c:v>26.5</c:v>
                </c:pt>
                <c:pt idx="90">
                  <c:v>16.89</c:v>
                </c:pt>
                <c:pt idx="91">
                  <c:v>7.6379999999999955</c:v>
                </c:pt>
                <c:pt idx="92">
                  <c:v>5.3279999999999941</c:v>
                </c:pt>
                <c:pt idx="93">
                  <c:v>4.7130000000000001</c:v>
                </c:pt>
                <c:pt idx="94">
                  <c:v>2.3659999999999997</c:v>
                </c:pt>
                <c:pt idx="95">
                  <c:v>27.74</c:v>
                </c:pt>
                <c:pt idx="96">
                  <c:v>26.23</c:v>
                </c:pt>
                <c:pt idx="97">
                  <c:v>51.38</c:v>
                </c:pt>
                <c:pt idx="98">
                  <c:v>51.92</c:v>
                </c:pt>
                <c:pt idx="99">
                  <c:v>73.440000000000026</c:v>
                </c:pt>
                <c:pt idx="100">
                  <c:v>50.81</c:v>
                </c:pt>
                <c:pt idx="101">
                  <c:v>34.58</c:v>
                </c:pt>
                <c:pt idx="102">
                  <c:v>19.03</c:v>
                </c:pt>
                <c:pt idx="103">
                  <c:v>10.01</c:v>
                </c:pt>
                <c:pt idx="104">
                  <c:v>6.968</c:v>
                </c:pt>
                <c:pt idx="105">
                  <c:v>5.742</c:v>
                </c:pt>
                <c:pt idx="106">
                  <c:v>5.6319999999999997</c:v>
                </c:pt>
                <c:pt idx="107">
                  <c:v>7.7809999999999997</c:v>
                </c:pt>
                <c:pt idx="108">
                  <c:v>18.7</c:v>
                </c:pt>
                <c:pt idx="109">
                  <c:v>91.52</c:v>
                </c:pt>
                <c:pt idx="110">
                  <c:v>95.710000000000022</c:v>
                </c:pt>
                <c:pt idx="111">
                  <c:v>63.790000000000013</c:v>
                </c:pt>
                <c:pt idx="112">
                  <c:v>43.98</c:v>
                </c:pt>
                <c:pt idx="113">
                  <c:v>25.27</c:v>
                </c:pt>
                <c:pt idx="114">
                  <c:v>14.48</c:v>
                </c:pt>
                <c:pt idx="115">
                  <c:v>8.3340000000000014</c:v>
                </c:pt>
                <c:pt idx="116">
                  <c:v>6.7539999999999996</c:v>
                </c:pt>
                <c:pt idx="117">
                  <c:v>4.7519999999999998</c:v>
                </c:pt>
                <c:pt idx="118">
                  <c:v>8.3490000000000002</c:v>
                </c:pt>
                <c:pt idx="119">
                  <c:v>18.079999999999988</c:v>
                </c:pt>
                <c:pt idx="120">
                  <c:v>26.38</c:v>
                </c:pt>
              </c:numCache>
            </c:numRef>
          </c:val>
          <c:smooth val="0"/>
        </c:ser>
        <c:ser>
          <c:idx val="6"/>
          <c:order val="5"/>
          <c:tx>
            <c:strRef>
              <c:f>FLOW_OUT_129!$G$1</c:f>
              <c:strCache>
                <c:ptCount val="1"/>
                <c:pt idx="0">
                  <c:v>0.9175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FLOW_OUT_129!$G$1:$G$726</c:f>
              <c:numCache>
                <c:formatCode>0.00</c:formatCode>
                <c:ptCount val="726"/>
                <c:pt idx="0" formatCode="@">
                  <c:v>0.91749999999999998</c:v>
                </c:pt>
                <c:pt idx="1">
                  <c:v>30.62</c:v>
                </c:pt>
                <c:pt idx="2">
                  <c:v>67.95</c:v>
                </c:pt>
                <c:pt idx="3">
                  <c:v>41.05</c:v>
                </c:pt>
                <c:pt idx="4">
                  <c:v>38.520000000000003</c:v>
                </c:pt>
                <c:pt idx="5">
                  <c:v>23.93</c:v>
                </c:pt>
                <c:pt idx="6">
                  <c:v>20.25</c:v>
                </c:pt>
                <c:pt idx="7">
                  <c:v>6.3</c:v>
                </c:pt>
                <c:pt idx="8">
                  <c:v>5.6469999999999985</c:v>
                </c:pt>
                <c:pt idx="9">
                  <c:v>5.335</c:v>
                </c:pt>
                <c:pt idx="10">
                  <c:v>12.02</c:v>
                </c:pt>
                <c:pt idx="11">
                  <c:v>25.82</c:v>
                </c:pt>
                <c:pt idx="12">
                  <c:v>106.5</c:v>
                </c:pt>
                <c:pt idx="13">
                  <c:v>102.1</c:v>
                </c:pt>
                <c:pt idx="14">
                  <c:v>124.7</c:v>
                </c:pt>
                <c:pt idx="15">
                  <c:v>79.88</c:v>
                </c:pt>
                <c:pt idx="16">
                  <c:v>80.2</c:v>
                </c:pt>
                <c:pt idx="17">
                  <c:v>40.47</c:v>
                </c:pt>
                <c:pt idx="18">
                  <c:v>23.17</c:v>
                </c:pt>
                <c:pt idx="19">
                  <c:v>9.41</c:v>
                </c:pt>
                <c:pt idx="20">
                  <c:v>4.6199999999999966</c:v>
                </c:pt>
                <c:pt idx="21">
                  <c:v>5.6979999999999951</c:v>
                </c:pt>
                <c:pt idx="22">
                  <c:v>8.6210000000000004</c:v>
                </c:pt>
                <c:pt idx="23">
                  <c:v>20.34</c:v>
                </c:pt>
                <c:pt idx="24">
                  <c:v>101.3</c:v>
                </c:pt>
                <c:pt idx="25">
                  <c:v>93.33</c:v>
                </c:pt>
                <c:pt idx="26">
                  <c:v>136</c:v>
                </c:pt>
                <c:pt idx="27">
                  <c:v>121.4</c:v>
                </c:pt>
                <c:pt idx="28">
                  <c:v>78.11</c:v>
                </c:pt>
                <c:pt idx="29">
                  <c:v>46.81</c:v>
                </c:pt>
                <c:pt idx="30">
                  <c:v>25.15000000000002</c:v>
                </c:pt>
                <c:pt idx="31">
                  <c:v>11.29</c:v>
                </c:pt>
                <c:pt idx="32">
                  <c:v>6.1499999999999995</c:v>
                </c:pt>
                <c:pt idx="33">
                  <c:v>4.907</c:v>
                </c:pt>
                <c:pt idx="34">
                  <c:v>5.2539999999999996</c:v>
                </c:pt>
                <c:pt idx="35">
                  <c:v>46.54</c:v>
                </c:pt>
                <c:pt idx="36">
                  <c:v>50.3</c:v>
                </c:pt>
                <c:pt idx="37">
                  <c:v>51.65</c:v>
                </c:pt>
                <c:pt idx="38">
                  <c:v>67.010000000000005</c:v>
                </c:pt>
                <c:pt idx="39">
                  <c:v>56.93</c:v>
                </c:pt>
                <c:pt idx="40">
                  <c:v>54.21</c:v>
                </c:pt>
                <c:pt idx="41">
                  <c:v>39.89</c:v>
                </c:pt>
                <c:pt idx="42">
                  <c:v>31.79</c:v>
                </c:pt>
                <c:pt idx="43">
                  <c:v>10.43</c:v>
                </c:pt>
                <c:pt idx="44">
                  <c:v>5.4450000000000003</c:v>
                </c:pt>
                <c:pt idx="45">
                  <c:v>4.1509999999999945</c:v>
                </c:pt>
                <c:pt idx="46">
                  <c:v>6.9639999999999995</c:v>
                </c:pt>
                <c:pt idx="47">
                  <c:v>79.489999999999995</c:v>
                </c:pt>
                <c:pt idx="48">
                  <c:v>44.06</c:v>
                </c:pt>
                <c:pt idx="49">
                  <c:v>27.85</c:v>
                </c:pt>
                <c:pt idx="50">
                  <c:v>40.42</c:v>
                </c:pt>
                <c:pt idx="51">
                  <c:v>39.96</c:v>
                </c:pt>
                <c:pt idx="52">
                  <c:v>24.84</c:v>
                </c:pt>
                <c:pt idx="53">
                  <c:v>18.98999999999997</c:v>
                </c:pt>
                <c:pt idx="54">
                  <c:v>19.86</c:v>
                </c:pt>
                <c:pt idx="55">
                  <c:v>6.6469999999999985</c:v>
                </c:pt>
                <c:pt idx="56">
                  <c:v>4.4039999999999999</c:v>
                </c:pt>
                <c:pt idx="57">
                  <c:v>3.3449999999999998</c:v>
                </c:pt>
                <c:pt idx="58">
                  <c:v>3.2359999999999998</c:v>
                </c:pt>
                <c:pt idx="59">
                  <c:v>8.1880000000000006</c:v>
                </c:pt>
                <c:pt idx="60">
                  <c:v>20.84</c:v>
                </c:pt>
                <c:pt idx="61">
                  <c:v>39.89</c:v>
                </c:pt>
                <c:pt idx="62">
                  <c:v>75.14</c:v>
                </c:pt>
                <c:pt idx="63">
                  <c:v>45.720000000000013</c:v>
                </c:pt>
                <c:pt idx="64">
                  <c:v>31.54</c:v>
                </c:pt>
                <c:pt idx="65">
                  <c:v>23.77</c:v>
                </c:pt>
                <c:pt idx="66">
                  <c:v>11.18</c:v>
                </c:pt>
                <c:pt idx="67">
                  <c:v>7.1129999999999951</c:v>
                </c:pt>
                <c:pt idx="68">
                  <c:v>4.3519999999999985</c:v>
                </c:pt>
                <c:pt idx="69">
                  <c:v>3.9630000000000001</c:v>
                </c:pt>
                <c:pt idx="70">
                  <c:v>2.5979999999999999</c:v>
                </c:pt>
                <c:pt idx="71">
                  <c:v>27.49</c:v>
                </c:pt>
                <c:pt idx="72">
                  <c:v>27.97</c:v>
                </c:pt>
                <c:pt idx="73">
                  <c:v>66.31</c:v>
                </c:pt>
                <c:pt idx="74">
                  <c:v>78.599999999999994</c:v>
                </c:pt>
                <c:pt idx="75">
                  <c:v>95.47</c:v>
                </c:pt>
                <c:pt idx="76">
                  <c:v>43.4</c:v>
                </c:pt>
                <c:pt idx="77">
                  <c:v>27.63000000000002</c:v>
                </c:pt>
                <c:pt idx="78">
                  <c:v>12.36000000000001</c:v>
                </c:pt>
                <c:pt idx="79">
                  <c:v>7.9119999999999999</c:v>
                </c:pt>
                <c:pt idx="80">
                  <c:v>4.6129999999999951</c:v>
                </c:pt>
                <c:pt idx="81">
                  <c:v>2.569</c:v>
                </c:pt>
                <c:pt idx="82">
                  <c:v>1.4049999999999983</c:v>
                </c:pt>
                <c:pt idx="83">
                  <c:v>1.9460000000000013</c:v>
                </c:pt>
                <c:pt idx="84">
                  <c:v>48.04</c:v>
                </c:pt>
                <c:pt idx="85">
                  <c:v>65.56</c:v>
                </c:pt>
                <c:pt idx="86">
                  <c:v>28.9</c:v>
                </c:pt>
                <c:pt idx="87">
                  <c:v>43.28</c:v>
                </c:pt>
                <c:pt idx="88">
                  <c:v>35.35</c:v>
                </c:pt>
                <c:pt idx="89">
                  <c:v>26.1</c:v>
                </c:pt>
                <c:pt idx="90">
                  <c:v>16.690000000000001</c:v>
                </c:pt>
                <c:pt idx="91">
                  <c:v>7.5949999999999944</c:v>
                </c:pt>
                <c:pt idx="92">
                  <c:v>5.3169999999999975</c:v>
                </c:pt>
                <c:pt idx="93">
                  <c:v>4.6869999999999985</c:v>
                </c:pt>
                <c:pt idx="94">
                  <c:v>2.3619999999999997</c:v>
                </c:pt>
                <c:pt idx="95">
                  <c:v>26.17</c:v>
                </c:pt>
                <c:pt idx="96">
                  <c:v>25.259999999999987</c:v>
                </c:pt>
                <c:pt idx="97">
                  <c:v>49.8</c:v>
                </c:pt>
                <c:pt idx="98">
                  <c:v>50.04</c:v>
                </c:pt>
                <c:pt idx="99">
                  <c:v>71.86</c:v>
                </c:pt>
                <c:pt idx="100">
                  <c:v>49.84</c:v>
                </c:pt>
                <c:pt idx="101">
                  <c:v>34.08</c:v>
                </c:pt>
                <c:pt idx="102">
                  <c:v>18.829999999999988</c:v>
                </c:pt>
                <c:pt idx="103">
                  <c:v>9.9850000000000048</c:v>
                </c:pt>
                <c:pt idx="104">
                  <c:v>6.9580000000000002</c:v>
                </c:pt>
                <c:pt idx="105">
                  <c:v>5.7380000000000004</c:v>
                </c:pt>
                <c:pt idx="106">
                  <c:v>5.6129999999999951</c:v>
                </c:pt>
                <c:pt idx="107">
                  <c:v>7.391</c:v>
                </c:pt>
                <c:pt idx="108">
                  <c:v>17.739999999999988</c:v>
                </c:pt>
                <c:pt idx="109">
                  <c:v>88.490000000000023</c:v>
                </c:pt>
                <c:pt idx="110">
                  <c:v>93.81</c:v>
                </c:pt>
                <c:pt idx="111">
                  <c:v>62.120000000000012</c:v>
                </c:pt>
                <c:pt idx="112">
                  <c:v>42.93</c:v>
                </c:pt>
                <c:pt idx="113">
                  <c:v>24.75</c:v>
                </c:pt>
                <c:pt idx="114">
                  <c:v>14.28</c:v>
                </c:pt>
                <c:pt idx="115">
                  <c:v>8.3000000000000007</c:v>
                </c:pt>
                <c:pt idx="116">
                  <c:v>6.742</c:v>
                </c:pt>
                <c:pt idx="117">
                  <c:v>4.7480000000000002</c:v>
                </c:pt>
                <c:pt idx="118">
                  <c:v>7.9580000000000002</c:v>
                </c:pt>
                <c:pt idx="119">
                  <c:v>17.09</c:v>
                </c:pt>
                <c:pt idx="120">
                  <c:v>25.459999999999987</c:v>
                </c:pt>
              </c:numCache>
            </c:numRef>
          </c:val>
          <c:smooth val="0"/>
        </c:ser>
        <c:dLbls>
          <c:showLegendKey val="0"/>
          <c:showVal val="0"/>
          <c:showCatName val="0"/>
          <c:showSerName val="0"/>
          <c:showPercent val="0"/>
          <c:showBubbleSize val="0"/>
        </c:dLbls>
        <c:marker val="1"/>
        <c:smooth val="0"/>
        <c:axId val="121398784"/>
        <c:axId val="105986816"/>
      </c:lineChart>
      <c:dateAx>
        <c:axId val="121398784"/>
        <c:scaling>
          <c:orientation val="minMax"/>
          <c:max val="33239"/>
        </c:scaling>
        <c:delete val="0"/>
        <c:axPos val="b"/>
        <c:title>
          <c:tx>
            <c:rich>
              <a:bodyPr/>
              <a:lstStyle/>
              <a:p>
                <a:pPr>
                  <a:defRPr sz="1800"/>
                </a:pPr>
                <a:r>
                  <a:rPr lang="en-US" sz="1800"/>
                  <a:t>Date</a:t>
                </a:r>
              </a:p>
            </c:rich>
          </c:tx>
          <c:overlay val="0"/>
        </c:title>
        <c:numFmt formatCode="mm\-yy" sourceLinked="1"/>
        <c:majorTickMark val="out"/>
        <c:minorTickMark val="none"/>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105986816"/>
        <c:crosses val="autoZero"/>
        <c:auto val="1"/>
        <c:lblOffset val="100"/>
        <c:baseTimeUnit val="months"/>
        <c:majorUnit val="1"/>
        <c:majorTimeUnit val="years"/>
      </c:dateAx>
      <c:valAx>
        <c:axId val="105986816"/>
        <c:scaling>
          <c:orientation val="minMax"/>
          <c:max val="150"/>
          <c:min val="0"/>
        </c:scaling>
        <c:delete val="0"/>
        <c:axPos val="l"/>
        <c:title>
          <c:tx>
            <c:rich>
              <a:bodyPr rot="-5400000" vert="horz"/>
              <a:lstStyle/>
              <a:p>
                <a:pPr>
                  <a:defRPr sz="1800"/>
                </a:pPr>
                <a:r>
                  <a:rPr lang="en-US" sz="1800"/>
                  <a:t>Flow (cms)</a:t>
                </a:r>
              </a:p>
            </c:rich>
          </c:tx>
          <c:overlay val="0"/>
        </c:title>
        <c:numFmt formatCode="@" sourceLinked="1"/>
        <c:majorTickMark val="out"/>
        <c:minorTickMark val="none"/>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121398784"/>
        <c:crosses val="autoZero"/>
        <c:crossBetween val="between"/>
        <c:majorUnit val="50"/>
      </c:valAx>
      <c:spPr>
        <a:noFill/>
        <a:ln w="25400">
          <a:noFill/>
        </a:ln>
      </c:spPr>
    </c:plotArea>
    <c:legend>
      <c:legendPos val="b"/>
      <c:overlay val="0"/>
      <c:txPr>
        <a:bodyPr/>
        <a:lstStyle/>
        <a:p>
          <a:pPr>
            <a:defRPr sz="1200"/>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6"/>
          <c:order val="0"/>
          <c:tx>
            <c:strRef>
              <c:f>SED_OUT_81!$G$1</c:f>
              <c:strCache>
                <c:ptCount val="1"/>
                <c:pt idx="0">
                  <c:v>0.86</c:v>
                </c:pt>
              </c:strCache>
            </c:strRef>
          </c:tx>
          <c:marker>
            <c:symbol val="none"/>
          </c:marker>
          <c:cat>
            <c:numRef>
              <c:f>SED_OUT_81!$A$2:$A$25</c:f>
              <c:numCache>
                <c:formatCode>mm\-yy</c:formatCode>
                <c:ptCount val="24"/>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numCache>
            </c:numRef>
          </c:cat>
          <c:val>
            <c:numRef>
              <c:f>SED_OUT_81!$G$2:$G$241</c:f>
              <c:numCache>
                <c:formatCode>0.00</c:formatCode>
                <c:ptCount val="240"/>
                <c:pt idx="0">
                  <c:v>61.73</c:v>
                </c:pt>
                <c:pt idx="1">
                  <c:v>284.3</c:v>
                </c:pt>
                <c:pt idx="2">
                  <c:v>88.28</c:v>
                </c:pt>
                <c:pt idx="3">
                  <c:v>55.87</c:v>
                </c:pt>
                <c:pt idx="4">
                  <c:v>29.59</c:v>
                </c:pt>
                <c:pt idx="5">
                  <c:v>187.3</c:v>
                </c:pt>
                <c:pt idx="6">
                  <c:v>7.327</c:v>
                </c:pt>
                <c:pt idx="7">
                  <c:v>19.260000000000002</c:v>
                </c:pt>
                <c:pt idx="8">
                  <c:v>23.63</c:v>
                </c:pt>
                <c:pt idx="9">
                  <c:v>104.1</c:v>
                </c:pt>
                <c:pt idx="10">
                  <c:v>124.1</c:v>
                </c:pt>
                <c:pt idx="11">
                  <c:v>795</c:v>
                </c:pt>
                <c:pt idx="12">
                  <c:v>574.6</c:v>
                </c:pt>
                <c:pt idx="13">
                  <c:v>705.8</c:v>
                </c:pt>
                <c:pt idx="14">
                  <c:v>220.2</c:v>
                </c:pt>
                <c:pt idx="15">
                  <c:v>502.2</c:v>
                </c:pt>
                <c:pt idx="16">
                  <c:v>6.2889999999999997</c:v>
                </c:pt>
                <c:pt idx="17">
                  <c:v>10.54</c:v>
                </c:pt>
                <c:pt idx="18">
                  <c:v>7.242</c:v>
                </c:pt>
                <c:pt idx="19">
                  <c:v>13.73</c:v>
                </c:pt>
                <c:pt idx="20">
                  <c:v>21.54</c:v>
                </c:pt>
                <c:pt idx="21">
                  <c:v>54.73</c:v>
                </c:pt>
                <c:pt idx="22">
                  <c:v>60.76</c:v>
                </c:pt>
                <c:pt idx="23">
                  <c:v>780.5</c:v>
                </c:pt>
                <c:pt idx="24">
                  <c:v>558.1</c:v>
                </c:pt>
                <c:pt idx="25">
                  <c:v>874.5</c:v>
                </c:pt>
                <c:pt idx="26">
                  <c:v>682.2</c:v>
                </c:pt>
                <c:pt idx="27">
                  <c:v>110.2</c:v>
                </c:pt>
                <c:pt idx="28">
                  <c:v>17.89</c:v>
                </c:pt>
                <c:pt idx="29">
                  <c:v>7.4320000000000004</c:v>
                </c:pt>
                <c:pt idx="30">
                  <c:v>27.66</c:v>
                </c:pt>
                <c:pt idx="31">
                  <c:v>13.05</c:v>
                </c:pt>
                <c:pt idx="32">
                  <c:v>21.85</c:v>
                </c:pt>
                <c:pt idx="33">
                  <c:v>29.39</c:v>
                </c:pt>
                <c:pt idx="34">
                  <c:v>311.60000000000002</c:v>
                </c:pt>
                <c:pt idx="35">
                  <c:v>351.3</c:v>
                </c:pt>
                <c:pt idx="36">
                  <c:v>152.9</c:v>
                </c:pt>
                <c:pt idx="37">
                  <c:v>310.3</c:v>
                </c:pt>
                <c:pt idx="38">
                  <c:v>137.19999999999999</c:v>
                </c:pt>
                <c:pt idx="39">
                  <c:v>197</c:v>
                </c:pt>
                <c:pt idx="40">
                  <c:v>92.84</c:v>
                </c:pt>
                <c:pt idx="41">
                  <c:v>227</c:v>
                </c:pt>
                <c:pt idx="42">
                  <c:v>9.67</c:v>
                </c:pt>
                <c:pt idx="43">
                  <c:v>17.02</c:v>
                </c:pt>
                <c:pt idx="44">
                  <c:v>16.41</c:v>
                </c:pt>
                <c:pt idx="45">
                  <c:v>24.84</c:v>
                </c:pt>
                <c:pt idx="46">
                  <c:v>585.70000000000005</c:v>
                </c:pt>
                <c:pt idx="47">
                  <c:v>219.5</c:v>
                </c:pt>
                <c:pt idx="48">
                  <c:v>3.2189999999999999</c:v>
                </c:pt>
                <c:pt idx="49">
                  <c:v>125.9</c:v>
                </c:pt>
                <c:pt idx="50">
                  <c:v>216.4</c:v>
                </c:pt>
                <c:pt idx="51">
                  <c:v>16.920000000000002</c:v>
                </c:pt>
                <c:pt idx="52">
                  <c:v>5.9790000000000001</c:v>
                </c:pt>
                <c:pt idx="53">
                  <c:v>247.1</c:v>
                </c:pt>
                <c:pt idx="54">
                  <c:v>21.3</c:v>
                </c:pt>
                <c:pt idx="55">
                  <c:v>21.82</c:v>
                </c:pt>
                <c:pt idx="56">
                  <c:v>13.42</c:v>
                </c:pt>
                <c:pt idx="57">
                  <c:v>6.6230000000000002</c:v>
                </c:pt>
                <c:pt idx="58">
                  <c:v>12.32</c:v>
                </c:pt>
                <c:pt idx="59">
                  <c:v>110.2</c:v>
                </c:pt>
                <c:pt idx="60">
                  <c:v>315</c:v>
                </c:pt>
                <c:pt idx="61">
                  <c:v>460.8</c:v>
                </c:pt>
                <c:pt idx="62">
                  <c:v>139</c:v>
                </c:pt>
                <c:pt idx="63">
                  <c:v>18.59</c:v>
                </c:pt>
                <c:pt idx="64">
                  <c:v>53.9</c:v>
                </c:pt>
                <c:pt idx="65">
                  <c:v>6.9930000000000003</c:v>
                </c:pt>
                <c:pt idx="66">
                  <c:v>31.96</c:v>
                </c:pt>
                <c:pt idx="67">
                  <c:v>23.8</c:v>
                </c:pt>
                <c:pt idx="68">
                  <c:v>12.67</c:v>
                </c:pt>
                <c:pt idx="69">
                  <c:v>8.23</c:v>
                </c:pt>
                <c:pt idx="70">
                  <c:v>137.5</c:v>
                </c:pt>
                <c:pt idx="71">
                  <c:v>132.5</c:v>
                </c:pt>
                <c:pt idx="72">
                  <c:v>603.5</c:v>
                </c:pt>
                <c:pt idx="73">
                  <c:v>412.8</c:v>
                </c:pt>
                <c:pt idx="74">
                  <c:v>610.20000000000005</c:v>
                </c:pt>
                <c:pt idx="75">
                  <c:v>27.58</c:v>
                </c:pt>
                <c:pt idx="76">
                  <c:v>33.840000000000003</c:v>
                </c:pt>
                <c:pt idx="77">
                  <c:v>5.3949999999999996</c:v>
                </c:pt>
                <c:pt idx="78">
                  <c:v>25.87</c:v>
                </c:pt>
                <c:pt idx="79">
                  <c:v>23.5</c:v>
                </c:pt>
                <c:pt idx="80">
                  <c:v>14.82</c:v>
                </c:pt>
                <c:pt idx="81">
                  <c:v>8.7680000000000007</c:v>
                </c:pt>
                <c:pt idx="82">
                  <c:v>2.6019999999999999</c:v>
                </c:pt>
                <c:pt idx="83">
                  <c:v>349.4</c:v>
                </c:pt>
                <c:pt idx="84">
                  <c:v>568.29999999999995</c:v>
                </c:pt>
                <c:pt idx="85">
                  <c:v>27.56</c:v>
                </c:pt>
                <c:pt idx="86">
                  <c:v>228</c:v>
                </c:pt>
                <c:pt idx="87">
                  <c:v>111.3</c:v>
                </c:pt>
                <c:pt idx="88">
                  <c:v>57.95</c:v>
                </c:pt>
                <c:pt idx="89">
                  <c:v>123.3</c:v>
                </c:pt>
                <c:pt idx="90">
                  <c:v>11.5</c:v>
                </c:pt>
                <c:pt idx="91">
                  <c:v>19.739999999999998</c:v>
                </c:pt>
                <c:pt idx="92">
                  <c:v>20.62</c:v>
                </c:pt>
                <c:pt idx="93">
                  <c:v>13.06</c:v>
                </c:pt>
                <c:pt idx="94">
                  <c:v>79.95</c:v>
                </c:pt>
                <c:pt idx="95">
                  <c:v>94.55</c:v>
                </c:pt>
                <c:pt idx="96">
                  <c:v>229.1</c:v>
                </c:pt>
                <c:pt idx="97">
                  <c:v>182.7</c:v>
                </c:pt>
                <c:pt idx="98">
                  <c:v>405</c:v>
                </c:pt>
                <c:pt idx="99">
                  <c:v>54.01</c:v>
                </c:pt>
                <c:pt idx="100">
                  <c:v>32.92</c:v>
                </c:pt>
                <c:pt idx="101">
                  <c:v>6.1980000000000004</c:v>
                </c:pt>
                <c:pt idx="102">
                  <c:v>13.94</c:v>
                </c:pt>
                <c:pt idx="103">
                  <c:v>20.170000000000002</c:v>
                </c:pt>
                <c:pt idx="104">
                  <c:v>22.09</c:v>
                </c:pt>
                <c:pt idx="105">
                  <c:v>17.649999999999999</c:v>
                </c:pt>
                <c:pt idx="106">
                  <c:v>14.18</c:v>
                </c:pt>
                <c:pt idx="107">
                  <c:v>83.61</c:v>
                </c:pt>
                <c:pt idx="108">
                  <c:v>581.5</c:v>
                </c:pt>
                <c:pt idx="109">
                  <c:v>372.2</c:v>
                </c:pt>
                <c:pt idx="110">
                  <c:v>121.3</c:v>
                </c:pt>
                <c:pt idx="111">
                  <c:v>48.7</c:v>
                </c:pt>
                <c:pt idx="112">
                  <c:v>38.93</c:v>
                </c:pt>
                <c:pt idx="113">
                  <c:v>29.1</c:v>
                </c:pt>
                <c:pt idx="114">
                  <c:v>15.55</c:v>
                </c:pt>
                <c:pt idx="115">
                  <c:v>21.66</c:v>
                </c:pt>
                <c:pt idx="116">
                  <c:v>17.600000000000001</c:v>
                </c:pt>
                <c:pt idx="117">
                  <c:v>27.8</c:v>
                </c:pt>
                <c:pt idx="118">
                  <c:v>39.18</c:v>
                </c:pt>
                <c:pt idx="119">
                  <c:v>55.76</c:v>
                </c:pt>
                <c:pt idx="120">
                  <c:v>133.6</c:v>
                </c:pt>
                <c:pt idx="121">
                  <c:v>218.2</c:v>
                </c:pt>
                <c:pt idx="122">
                  <c:v>310</c:v>
                </c:pt>
                <c:pt idx="123">
                  <c:v>653.9</c:v>
                </c:pt>
                <c:pt idx="124">
                  <c:v>168.6</c:v>
                </c:pt>
                <c:pt idx="125">
                  <c:v>132.5</c:v>
                </c:pt>
                <c:pt idx="126">
                  <c:v>14.17</c:v>
                </c:pt>
                <c:pt idx="127">
                  <c:v>20.93</c:v>
                </c:pt>
                <c:pt idx="128">
                  <c:v>22.04</c:v>
                </c:pt>
                <c:pt idx="129">
                  <c:v>17.920000000000002</c:v>
                </c:pt>
                <c:pt idx="130">
                  <c:v>34.25</c:v>
                </c:pt>
                <c:pt idx="131">
                  <c:v>125.2</c:v>
                </c:pt>
                <c:pt idx="132">
                  <c:v>247.1</c:v>
                </c:pt>
                <c:pt idx="133">
                  <c:v>397.1</c:v>
                </c:pt>
                <c:pt idx="134">
                  <c:v>28.16</c:v>
                </c:pt>
                <c:pt idx="135">
                  <c:v>183.5</c:v>
                </c:pt>
                <c:pt idx="136">
                  <c:v>2.4249999999999998</c:v>
                </c:pt>
                <c:pt idx="137">
                  <c:v>9.4489999999999998</c:v>
                </c:pt>
                <c:pt idx="138">
                  <c:v>14.79</c:v>
                </c:pt>
                <c:pt idx="139">
                  <c:v>23.1</c:v>
                </c:pt>
                <c:pt idx="140">
                  <c:v>16.71</c:v>
                </c:pt>
                <c:pt idx="141">
                  <c:v>13.99</c:v>
                </c:pt>
                <c:pt idx="142">
                  <c:v>66.14</c:v>
                </c:pt>
                <c:pt idx="143">
                  <c:v>186.2</c:v>
                </c:pt>
                <c:pt idx="144">
                  <c:v>280.10000000000002</c:v>
                </c:pt>
                <c:pt idx="145">
                  <c:v>15.05</c:v>
                </c:pt>
                <c:pt idx="146">
                  <c:v>249.5</c:v>
                </c:pt>
                <c:pt idx="147">
                  <c:v>557</c:v>
                </c:pt>
                <c:pt idx="148">
                  <c:v>161.9</c:v>
                </c:pt>
                <c:pt idx="149">
                  <c:v>28.32</c:v>
                </c:pt>
                <c:pt idx="150">
                  <c:v>4.258</c:v>
                </c:pt>
                <c:pt idx="151">
                  <c:v>10.26</c:v>
                </c:pt>
                <c:pt idx="152">
                  <c:v>21.47</c:v>
                </c:pt>
                <c:pt idx="153">
                  <c:v>15.78</c:v>
                </c:pt>
                <c:pt idx="154">
                  <c:v>15.86</c:v>
                </c:pt>
                <c:pt idx="155">
                  <c:v>177.4</c:v>
                </c:pt>
                <c:pt idx="156">
                  <c:v>223.3</c:v>
                </c:pt>
                <c:pt idx="157">
                  <c:v>428.5</c:v>
                </c:pt>
                <c:pt idx="158">
                  <c:v>107.7</c:v>
                </c:pt>
                <c:pt idx="159">
                  <c:v>83.28</c:v>
                </c:pt>
                <c:pt idx="160">
                  <c:v>8.01</c:v>
                </c:pt>
                <c:pt idx="161">
                  <c:v>5.351</c:v>
                </c:pt>
                <c:pt idx="162">
                  <c:v>18.5</c:v>
                </c:pt>
                <c:pt idx="163">
                  <c:v>24.05</c:v>
                </c:pt>
                <c:pt idx="164">
                  <c:v>19.54</c:v>
                </c:pt>
                <c:pt idx="165">
                  <c:v>178.5</c:v>
                </c:pt>
                <c:pt idx="166">
                  <c:v>154.5</c:v>
                </c:pt>
                <c:pt idx="167">
                  <c:v>512</c:v>
                </c:pt>
                <c:pt idx="168">
                  <c:v>868.7</c:v>
                </c:pt>
                <c:pt idx="169">
                  <c:v>500.8</c:v>
                </c:pt>
                <c:pt idx="170">
                  <c:v>484.8</c:v>
                </c:pt>
                <c:pt idx="171">
                  <c:v>243.9</c:v>
                </c:pt>
                <c:pt idx="172">
                  <c:v>39.67</c:v>
                </c:pt>
                <c:pt idx="173">
                  <c:v>11.35</c:v>
                </c:pt>
                <c:pt idx="174">
                  <c:v>12.63</c:v>
                </c:pt>
                <c:pt idx="175">
                  <c:v>21.61</c:v>
                </c:pt>
                <c:pt idx="176">
                  <c:v>19.07</c:v>
                </c:pt>
                <c:pt idx="177">
                  <c:v>31.25</c:v>
                </c:pt>
                <c:pt idx="178">
                  <c:v>367.5</c:v>
                </c:pt>
                <c:pt idx="179">
                  <c:v>665.2</c:v>
                </c:pt>
                <c:pt idx="180">
                  <c:v>746.3</c:v>
                </c:pt>
                <c:pt idx="181">
                  <c:v>1751</c:v>
                </c:pt>
                <c:pt idx="182">
                  <c:v>186.7</c:v>
                </c:pt>
                <c:pt idx="183">
                  <c:v>609.20000000000005</c:v>
                </c:pt>
                <c:pt idx="184">
                  <c:v>284.39999999999998</c:v>
                </c:pt>
                <c:pt idx="185">
                  <c:v>7.859</c:v>
                </c:pt>
                <c:pt idx="186">
                  <c:v>14.22</c:v>
                </c:pt>
                <c:pt idx="187">
                  <c:v>29.68</c:v>
                </c:pt>
                <c:pt idx="188">
                  <c:v>21.46</c:v>
                </c:pt>
                <c:pt idx="189">
                  <c:v>28.42</c:v>
                </c:pt>
                <c:pt idx="190">
                  <c:v>470.2</c:v>
                </c:pt>
                <c:pt idx="191">
                  <c:v>1549</c:v>
                </c:pt>
                <c:pt idx="192">
                  <c:v>1456</c:v>
                </c:pt>
                <c:pt idx="193">
                  <c:v>119.9</c:v>
                </c:pt>
                <c:pt idx="194">
                  <c:v>694.4</c:v>
                </c:pt>
                <c:pt idx="195">
                  <c:v>103.9</c:v>
                </c:pt>
                <c:pt idx="196">
                  <c:v>53.05</c:v>
                </c:pt>
                <c:pt idx="197">
                  <c:v>58.3</c:v>
                </c:pt>
                <c:pt idx="198">
                  <c:v>10.44</c:v>
                </c:pt>
                <c:pt idx="199">
                  <c:v>27</c:v>
                </c:pt>
                <c:pt idx="200">
                  <c:v>29.91</c:v>
                </c:pt>
                <c:pt idx="201">
                  <c:v>125</c:v>
                </c:pt>
                <c:pt idx="202">
                  <c:v>206.1</c:v>
                </c:pt>
                <c:pt idx="203">
                  <c:v>271.3</c:v>
                </c:pt>
                <c:pt idx="204">
                  <c:v>833</c:v>
                </c:pt>
                <c:pt idx="205">
                  <c:v>429.4</c:v>
                </c:pt>
                <c:pt idx="206">
                  <c:v>331.3</c:v>
                </c:pt>
                <c:pt idx="207">
                  <c:v>18.059999999999999</c:v>
                </c:pt>
                <c:pt idx="208">
                  <c:v>117.1</c:v>
                </c:pt>
                <c:pt idx="209">
                  <c:v>7.1319999999999997</c:v>
                </c:pt>
                <c:pt idx="210">
                  <c:v>13.18</c:v>
                </c:pt>
                <c:pt idx="211">
                  <c:v>23.38</c:v>
                </c:pt>
                <c:pt idx="212">
                  <c:v>20.16</c:v>
                </c:pt>
                <c:pt idx="213">
                  <c:v>0.47160000000000002</c:v>
                </c:pt>
                <c:pt idx="214">
                  <c:v>425.8</c:v>
                </c:pt>
                <c:pt idx="215">
                  <c:v>762.2</c:v>
                </c:pt>
                <c:pt idx="216">
                  <c:v>907.2</c:v>
                </c:pt>
                <c:pt idx="217">
                  <c:v>1741</c:v>
                </c:pt>
                <c:pt idx="218">
                  <c:v>348.6</c:v>
                </c:pt>
                <c:pt idx="219">
                  <c:v>48.19</c:v>
                </c:pt>
                <c:pt idx="220">
                  <c:v>18.87</c:v>
                </c:pt>
                <c:pt idx="221">
                  <c:v>7.1639999999999997</c:v>
                </c:pt>
                <c:pt idx="222">
                  <c:v>16.93</c:v>
                </c:pt>
                <c:pt idx="223">
                  <c:v>30.73</c:v>
                </c:pt>
                <c:pt idx="224">
                  <c:v>11.94</c:v>
                </c:pt>
                <c:pt idx="225">
                  <c:v>14.23</c:v>
                </c:pt>
                <c:pt idx="226">
                  <c:v>168.8</c:v>
                </c:pt>
                <c:pt idx="227">
                  <c:v>298.5</c:v>
                </c:pt>
                <c:pt idx="228">
                  <c:v>438.2</c:v>
                </c:pt>
                <c:pt idx="229">
                  <c:v>383.8</c:v>
                </c:pt>
                <c:pt idx="230">
                  <c:v>168</c:v>
                </c:pt>
                <c:pt idx="231">
                  <c:v>28.05</c:v>
                </c:pt>
                <c:pt idx="232">
                  <c:v>28.21</c:v>
                </c:pt>
                <c:pt idx="233">
                  <c:v>28.37</c:v>
                </c:pt>
                <c:pt idx="234">
                  <c:v>12</c:v>
                </c:pt>
                <c:pt idx="235">
                  <c:v>23.88</c:v>
                </c:pt>
                <c:pt idx="236">
                  <c:v>22.26</c:v>
                </c:pt>
                <c:pt idx="237">
                  <c:v>25.37</c:v>
                </c:pt>
                <c:pt idx="238">
                  <c:v>0.51200000000000001</c:v>
                </c:pt>
                <c:pt idx="239">
                  <c:v>38.369999999999997</c:v>
                </c:pt>
              </c:numCache>
            </c:numRef>
          </c:val>
          <c:smooth val="0"/>
        </c:ser>
        <c:ser>
          <c:idx val="5"/>
          <c:order val="1"/>
          <c:tx>
            <c:strRef>
              <c:f>SED_OUT_81!$F$1</c:f>
              <c:strCache>
                <c:ptCount val="1"/>
                <c:pt idx="0">
                  <c:v>0.57</c:v>
                </c:pt>
              </c:strCache>
            </c:strRef>
          </c:tx>
          <c:marker>
            <c:symbol val="none"/>
          </c:marker>
          <c:cat>
            <c:numRef>
              <c:f>SED_OUT_81!$A$2:$A$25</c:f>
              <c:numCache>
                <c:formatCode>mm\-yy</c:formatCode>
                <c:ptCount val="24"/>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numCache>
            </c:numRef>
          </c:cat>
          <c:val>
            <c:numRef>
              <c:f>SED_OUT_81!$F$2:$F$241</c:f>
              <c:numCache>
                <c:formatCode>0.00</c:formatCode>
                <c:ptCount val="240"/>
                <c:pt idx="0">
                  <c:v>57.79</c:v>
                </c:pt>
                <c:pt idx="1">
                  <c:v>260.10000000000002</c:v>
                </c:pt>
                <c:pt idx="2">
                  <c:v>81.040000000000006</c:v>
                </c:pt>
                <c:pt idx="3">
                  <c:v>51.39</c:v>
                </c:pt>
                <c:pt idx="4">
                  <c:v>27.29</c:v>
                </c:pt>
                <c:pt idx="5">
                  <c:v>170.2</c:v>
                </c:pt>
                <c:pt idx="6">
                  <c:v>7.3170000000000002</c:v>
                </c:pt>
                <c:pt idx="7">
                  <c:v>19.2</c:v>
                </c:pt>
                <c:pt idx="8">
                  <c:v>23.2</c:v>
                </c:pt>
                <c:pt idx="9">
                  <c:v>97.21</c:v>
                </c:pt>
                <c:pt idx="10">
                  <c:v>115.5</c:v>
                </c:pt>
                <c:pt idx="11">
                  <c:v>731.2</c:v>
                </c:pt>
                <c:pt idx="12">
                  <c:v>526.29999999999995</c:v>
                </c:pt>
                <c:pt idx="13">
                  <c:v>644.79999999999995</c:v>
                </c:pt>
                <c:pt idx="14">
                  <c:v>203.4</c:v>
                </c:pt>
                <c:pt idx="15">
                  <c:v>457.7</c:v>
                </c:pt>
                <c:pt idx="16">
                  <c:v>6.1959999999999997</c:v>
                </c:pt>
                <c:pt idx="17">
                  <c:v>10.08</c:v>
                </c:pt>
                <c:pt idx="18">
                  <c:v>7.2110000000000003</c:v>
                </c:pt>
                <c:pt idx="19">
                  <c:v>13.6</c:v>
                </c:pt>
                <c:pt idx="20">
                  <c:v>21</c:v>
                </c:pt>
                <c:pt idx="21">
                  <c:v>56.24</c:v>
                </c:pt>
                <c:pt idx="22">
                  <c:v>57.99</c:v>
                </c:pt>
                <c:pt idx="23">
                  <c:v>712.6</c:v>
                </c:pt>
                <c:pt idx="24">
                  <c:v>474.3</c:v>
                </c:pt>
                <c:pt idx="25">
                  <c:v>800</c:v>
                </c:pt>
                <c:pt idx="26">
                  <c:v>625.4</c:v>
                </c:pt>
                <c:pt idx="27">
                  <c:v>101.7</c:v>
                </c:pt>
                <c:pt idx="28">
                  <c:v>16.77</c:v>
                </c:pt>
                <c:pt idx="29">
                  <c:v>7.1369999999999996</c:v>
                </c:pt>
                <c:pt idx="30">
                  <c:v>25.65</c:v>
                </c:pt>
                <c:pt idx="31">
                  <c:v>12.84</c:v>
                </c:pt>
                <c:pt idx="32">
                  <c:v>21.75</c:v>
                </c:pt>
                <c:pt idx="33">
                  <c:v>29.35</c:v>
                </c:pt>
                <c:pt idx="34">
                  <c:v>284.8</c:v>
                </c:pt>
                <c:pt idx="35">
                  <c:v>323.5</c:v>
                </c:pt>
                <c:pt idx="36">
                  <c:v>140.9</c:v>
                </c:pt>
                <c:pt idx="37">
                  <c:v>283.8</c:v>
                </c:pt>
                <c:pt idx="38">
                  <c:v>126.2</c:v>
                </c:pt>
                <c:pt idx="39">
                  <c:v>180.1</c:v>
                </c:pt>
                <c:pt idx="40">
                  <c:v>85.53</c:v>
                </c:pt>
                <c:pt idx="41">
                  <c:v>207.1</c:v>
                </c:pt>
                <c:pt idx="42">
                  <c:v>9.6050000000000004</c:v>
                </c:pt>
                <c:pt idx="43">
                  <c:v>16.91</c:v>
                </c:pt>
                <c:pt idx="44">
                  <c:v>16.399999999999999</c:v>
                </c:pt>
                <c:pt idx="45">
                  <c:v>24.4</c:v>
                </c:pt>
                <c:pt idx="46">
                  <c:v>519.9</c:v>
                </c:pt>
                <c:pt idx="47">
                  <c:v>202.8</c:v>
                </c:pt>
                <c:pt idx="48">
                  <c:v>3.218</c:v>
                </c:pt>
                <c:pt idx="49">
                  <c:v>115.2</c:v>
                </c:pt>
                <c:pt idx="50">
                  <c:v>197.8</c:v>
                </c:pt>
                <c:pt idx="51">
                  <c:v>15.58</c:v>
                </c:pt>
                <c:pt idx="52">
                  <c:v>5.9660000000000002</c:v>
                </c:pt>
                <c:pt idx="53">
                  <c:v>225.6</c:v>
                </c:pt>
                <c:pt idx="54">
                  <c:v>21.17</c:v>
                </c:pt>
                <c:pt idx="55">
                  <c:v>21.79</c:v>
                </c:pt>
                <c:pt idx="56">
                  <c:v>13.3</c:v>
                </c:pt>
                <c:pt idx="57">
                  <c:v>6.7990000000000004</c:v>
                </c:pt>
                <c:pt idx="58">
                  <c:v>11.58</c:v>
                </c:pt>
                <c:pt idx="59">
                  <c:v>101.1</c:v>
                </c:pt>
                <c:pt idx="60">
                  <c:v>289</c:v>
                </c:pt>
                <c:pt idx="61">
                  <c:v>422.5</c:v>
                </c:pt>
                <c:pt idx="62">
                  <c:v>127.8</c:v>
                </c:pt>
                <c:pt idx="63">
                  <c:v>17.14</c:v>
                </c:pt>
                <c:pt idx="64">
                  <c:v>49.69</c:v>
                </c:pt>
                <c:pt idx="65">
                  <c:v>6.9870000000000001</c:v>
                </c:pt>
                <c:pt idx="66">
                  <c:v>30.43</c:v>
                </c:pt>
                <c:pt idx="67">
                  <c:v>23.79</c:v>
                </c:pt>
                <c:pt idx="68">
                  <c:v>12.69</c:v>
                </c:pt>
                <c:pt idx="69">
                  <c:v>8.4410000000000007</c:v>
                </c:pt>
                <c:pt idx="70">
                  <c:v>128</c:v>
                </c:pt>
                <c:pt idx="71">
                  <c:v>128.5</c:v>
                </c:pt>
                <c:pt idx="72">
                  <c:v>551.70000000000005</c:v>
                </c:pt>
                <c:pt idx="73">
                  <c:v>378.2</c:v>
                </c:pt>
                <c:pt idx="74">
                  <c:v>557.4</c:v>
                </c:pt>
                <c:pt idx="75">
                  <c:v>25.51</c:v>
                </c:pt>
                <c:pt idx="76">
                  <c:v>31.33</c:v>
                </c:pt>
                <c:pt idx="77">
                  <c:v>5.2610000000000001</c:v>
                </c:pt>
                <c:pt idx="78">
                  <c:v>25.14</c:v>
                </c:pt>
                <c:pt idx="79">
                  <c:v>23.51</c:v>
                </c:pt>
                <c:pt idx="80">
                  <c:v>14.85</c:v>
                </c:pt>
                <c:pt idx="81">
                  <c:v>8.8339999999999996</c:v>
                </c:pt>
                <c:pt idx="82">
                  <c:v>2.6389999999999998</c:v>
                </c:pt>
                <c:pt idx="83">
                  <c:v>319.5</c:v>
                </c:pt>
                <c:pt idx="84">
                  <c:v>519.1</c:v>
                </c:pt>
                <c:pt idx="85">
                  <c:v>25.43</c:v>
                </c:pt>
                <c:pt idx="86">
                  <c:v>208</c:v>
                </c:pt>
                <c:pt idx="87">
                  <c:v>101.8</c:v>
                </c:pt>
                <c:pt idx="88">
                  <c:v>53.19</c:v>
                </c:pt>
                <c:pt idx="89">
                  <c:v>112.2</c:v>
                </c:pt>
                <c:pt idx="90">
                  <c:v>11.5</c:v>
                </c:pt>
                <c:pt idx="91">
                  <c:v>19.82</c:v>
                </c:pt>
                <c:pt idx="92">
                  <c:v>20.65</c:v>
                </c:pt>
                <c:pt idx="93">
                  <c:v>13.09</c:v>
                </c:pt>
                <c:pt idx="94">
                  <c:v>73.94</c:v>
                </c:pt>
                <c:pt idx="95">
                  <c:v>87.23</c:v>
                </c:pt>
                <c:pt idx="96">
                  <c:v>210.1</c:v>
                </c:pt>
                <c:pt idx="97">
                  <c:v>167.1</c:v>
                </c:pt>
                <c:pt idx="98">
                  <c:v>371.1</c:v>
                </c:pt>
                <c:pt idx="99">
                  <c:v>49.79</c:v>
                </c:pt>
                <c:pt idx="100">
                  <c:v>30.38</c:v>
                </c:pt>
                <c:pt idx="101">
                  <c:v>6.1859999999999999</c:v>
                </c:pt>
                <c:pt idx="102">
                  <c:v>13.95</c:v>
                </c:pt>
                <c:pt idx="103">
                  <c:v>20.3</c:v>
                </c:pt>
                <c:pt idx="104">
                  <c:v>22.13</c:v>
                </c:pt>
                <c:pt idx="105">
                  <c:v>17.7</c:v>
                </c:pt>
                <c:pt idx="106">
                  <c:v>13.7</c:v>
                </c:pt>
                <c:pt idx="107">
                  <c:v>76.63</c:v>
                </c:pt>
                <c:pt idx="108">
                  <c:v>532.29999999999995</c:v>
                </c:pt>
                <c:pt idx="109">
                  <c:v>341.7</c:v>
                </c:pt>
                <c:pt idx="110">
                  <c:v>111.9</c:v>
                </c:pt>
                <c:pt idx="111">
                  <c:v>44.72</c:v>
                </c:pt>
                <c:pt idx="112">
                  <c:v>35.9</c:v>
                </c:pt>
                <c:pt idx="113">
                  <c:v>26.94</c:v>
                </c:pt>
                <c:pt idx="114">
                  <c:v>15.57</c:v>
                </c:pt>
                <c:pt idx="115">
                  <c:v>21.85</c:v>
                </c:pt>
                <c:pt idx="116">
                  <c:v>17.64</c:v>
                </c:pt>
                <c:pt idx="117">
                  <c:v>26.41</c:v>
                </c:pt>
                <c:pt idx="118">
                  <c:v>36.270000000000003</c:v>
                </c:pt>
                <c:pt idx="119">
                  <c:v>51.13</c:v>
                </c:pt>
                <c:pt idx="120">
                  <c:v>123</c:v>
                </c:pt>
                <c:pt idx="121">
                  <c:v>200.2</c:v>
                </c:pt>
                <c:pt idx="122">
                  <c:v>283.89999999999998</c:v>
                </c:pt>
                <c:pt idx="123">
                  <c:v>596.70000000000005</c:v>
                </c:pt>
                <c:pt idx="124">
                  <c:v>154.19999999999999</c:v>
                </c:pt>
                <c:pt idx="125">
                  <c:v>121.5</c:v>
                </c:pt>
                <c:pt idx="126">
                  <c:v>13.34</c:v>
                </c:pt>
                <c:pt idx="127">
                  <c:v>21.09</c:v>
                </c:pt>
                <c:pt idx="128">
                  <c:v>22.18</c:v>
                </c:pt>
                <c:pt idx="129">
                  <c:v>17.97</c:v>
                </c:pt>
                <c:pt idx="130">
                  <c:v>31.61</c:v>
                </c:pt>
                <c:pt idx="131">
                  <c:v>114.5</c:v>
                </c:pt>
                <c:pt idx="132">
                  <c:v>226</c:v>
                </c:pt>
                <c:pt idx="133">
                  <c:v>361.3</c:v>
                </c:pt>
                <c:pt idx="134">
                  <c:v>25.9</c:v>
                </c:pt>
                <c:pt idx="135">
                  <c:v>168.1</c:v>
                </c:pt>
                <c:pt idx="136">
                  <c:v>2.431</c:v>
                </c:pt>
                <c:pt idx="137">
                  <c:v>9.4469999999999992</c:v>
                </c:pt>
                <c:pt idx="138">
                  <c:v>14.85</c:v>
                </c:pt>
                <c:pt idx="139">
                  <c:v>23.36</c:v>
                </c:pt>
                <c:pt idx="140">
                  <c:v>16.73</c:v>
                </c:pt>
                <c:pt idx="141">
                  <c:v>13.73</c:v>
                </c:pt>
                <c:pt idx="142">
                  <c:v>61.18</c:v>
                </c:pt>
                <c:pt idx="143">
                  <c:v>170.7</c:v>
                </c:pt>
                <c:pt idx="144">
                  <c:v>255.8</c:v>
                </c:pt>
                <c:pt idx="145">
                  <c:v>13.88</c:v>
                </c:pt>
                <c:pt idx="146">
                  <c:v>227.6</c:v>
                </c:pt>
                <c:pt idx="147">
                  <c:v>505.7</c:v>
                </c:pt>
                <c:pt idx="148">
                  <c:v>147.80000000000001</c:v>
                </c:pt>
                <c:pt idx="149">
                  <c:v>26.11</c:v>
                </c:pt>
                <c:pt idx="150">
                  <c:v>4.2350000000000003</c:v>
                </c:pt>
                <c:pt idx="151">
                  <c:v>10.28</c:v>
                </c:pt>
                <c:pt idx="152">
                  <c:v>21.65</c:v>
                </c:pt>
                <c:pt idx="153">
                  <c:v>15.98</c:v>
                </c:pt>
                <c:pt idx="154">
                  <c:v>15.88</c:v>
                </c:pt>
                <c:pt idx="155">
                  <c:v>163</c:v>
                </c:pt>
                <c:pt idx="156">
                  <c:v>205.3</c:v>
                </c:pt>
                <c:pt idx="157">
                  <c:v>391.2</c:v>
                </c:pt>
                <c:pt idx="158">
                  <c:v>98.95</c:v>
                </c:pt>
                <c:pt idx="159">
                  <c:v>76.37</c:v>
                </c:pt>
                <c:pt idx="160">
                  <c:v>7.5650000000000004</c:v>
                </c:pt>
                <c:pt idx="161">
                  <c:v>5.2320000000000002</c:v>
                </c:pt>
                <c:pt idx="162">
                  <c:v>18.600000000000001</c:v>
                </c:pt>
                <c:pt idx="163">
                  <c:v>24.42</c:v>
                </c:pt>
                <c:pt idx="164">
                  <c:v>19.600000000000001</c:v>
                </c:pt>
                <c:pt idx="165">
                  <c:v>165.1</c:v>
                </c:pt>
                <c:pt idx="166">
                  <c:v>141.19999999999999</c:v>
                </c:pt>
                <c:pt idx="167">
                  <c:v>469.1</c:v>
                </c:pt>
                <c:pt idx="168">
                  <c:v>798</c:v>
                </c:pt>
                <c:pt idx="169">
                  <c:v>460.5</c:v>
                </c:pt>
                <c:pt idx="170">
                  <c:v>443.7</c:v>
                </c:pt>
                <c:pt idx="171">
                  <c:v>223.2</c:v>
                </c:pt>
                <c:pt idx="172">
                  <c:v>36.57</c:v>
                </c:pt>
                <c:pt idx="173">
                  <c:v>10.78</c:v>
                </c:pt>
                <c:pt idx="174">
                  <c:v>12.58</c:v>
                </c:pt>
                <c:pt idx="175">
                  <c:v>21.97</c:v>
                </c:pt>
                <c:pt idx="176">
                  <c:v>19.18</c:v>
                </c:pt>
                <c:pt idx="177">
                  <c:v>29.34</c:v>
                </c:pt>
                <c:pt idx="178">
                  <c:v>337.6</c:v>
                </c:pt>
                <c:pt idx="179">
                  <c:v>616.9</c:v>
                </c:pt>
                <c:pt idx="180">
                  <c:v>685.2</c:v>
                </c:pt>
                <c:pt idx="181">
                  <c:v>1608</c:v>
                </c:pt>
                <c:pt idx="182">
                  <c:v>170.6</c:v>
                </c:pt>
                <c:pt idx="183">
                  <c:v>557.4</c:v>
                </c:pt>
                <c:pt idx="184">
                  <c:v>260.10000000000002</c:v>
                </c:pt>
                <c:pt idx="185">
                  <c:v>7.4539999999999997</c:v>
                </c:pt>
                <c:pt idx="186">
                  <c:v>14.28</c:v>
                </c:pt>
                <c:pt idx="187">
                  <c:v>30.45</c:v>
                </c:pt>
                <c:pt idx="188">
                  <c:v>21.39</c:v>
                </c:pt>
                <c:pt idx="189">
                  <c:v>29.81</c:v>
                </c:pt>
                <c:pt idx="190">
                  <c:v>427.6</c:v>
                </c:pt>
                <c:pt idx="191">
                  <c:v>1422</c:v>
                </c:pt>
                <c:pt idx="192">
                  <c:v>818.2</c:v>
                </c:pt>
                <c:pt idx="193">
                  <c:v>110.3</c:v>
                </c:pt>
                <c:pt idx="194">
                  <c:v>634.5</c:v>
                </c:pt>
                <c:pt idx="195">
                  <c:v>95.02</c:v>
                </c:pt>
                <c:pt idx="196">
                  <c:v>49.09</c:v>
                </c:pt>
                <c:pt idx="197">
                  <c:v>53.29</c:v>
                </c:pt>
                <c:pt idx="198">
                  <c:v>10.42</c:v>
                </c:pt>
                <c:pt idx="199">
                  <c:v>26.82</c:v>
                </c:pt>
                <c:pt idx="200">
                  <c:v>29.69</c:v>
                </c:pt>
                <c:pt idx="201">
                  <c:v>115.8</c:v>
                </c:pt>
                <c:pt idx="202">
                  <c:v>189.1</c:v>
                </c:pt>
                <c:pt idx="203">
                  <c:v>253.3</c:v>
                </c:pt>
                <c:pt idx="204">
                  <c:v>764.2</c:v>
                </c:pt>
                <c:pt idx="205">
                  <c:v>399</c:v>
                </c:pt>
                <c:pt idx="206">
                  <c:v>304.2</c:v>
                </c:pt>
                <c:pt idx="207">
                  <c:v>16.809999999999999</c:v>
                </c:pt>
                <c:pt idx="208">
                  <c:v>107.3</c:v>
                </c:pt>
                <c:pt idx="209">
                  <c:v>6.86</c:v>
                </c:pt>
                <c:pt idx="210">
                  <c:v>13.1</c:v>
                </c:pt>
                <c:pt idx="211">
                  <c:v>23.22</c:v>
                </c:pt>
                <c:pt idx="212">
                  <c:v>24.02</c:v>
                </c:pt>
                <c:pt idx="213">
                  <c:v>0.41189999999999999</c:v>
                </c:pt>
                <c:pt idx="214">
                  <c:v>390.1</c:v>
                </c:pt>
                <c:pt idx="215">
                  <c:v>700</c:v>
                </c:pt>
                <c:pt idx="216">
                  <c:v>834.5</c:v>
                </c:pt>
                <c:pt idx="217">
                  <c:v>1749</c:v>
                </c:pt>
                <c:pt idx="218">
                  <c:v>323.8</c:v>
                </c:pt>
                <c:pt idx="219">
                  <c:v>44.48</c:v>
                </c:pt>
                <c:pt idx="220">
                  <c:v>17.62</c:v>
                </c:pt>
                <c:pt idx="221">
                  <c:v>7.1109999999999998</c:v>
                </c:pt>
                <c:pt idx="222">
                  <c:v>16.79</c:v>
                </c:pt>
                <c:pt idx="223">
                  <c:v>30.39</c:v>
                </c:pt>
                <c:pt idx="224">
                  <c:v>12.77</c:v>
                </c:pt>
                <c:pt idx="225">
                  <c:v>13.25</c:v>
                </c:pt>
                <c:pt idx="226">
                  <c:v>154.4</c:v>
                </c:pt>
                <c:pt idx="227">
                  <c:v>275</c:v>
                </c:pt>
                <c:pt idx="228">
                  <c:v>402.7</c:v>
                </c:pt>
                <c:pt idx="229">
                  <c:v>350.3</c:v>
                </c:pt>
                <c:pt idx="230">
                  <c:v>153.9</c:v>
                </c:pt>
                <c:pt idx="231">
                  <c:v>25.84</c:v>
                </c:pt>
                <c:pt idx="232">
                  <c:v>26.08</c:v>
                </c:pt>
                <c:pt idx="233">
                  <c:v>26.38</c:v>
                </c:pt>
                <c:pt idx="234">
                  <c:v>12</c:v>
                </c:pt>
                <c:pt idx="235">
                  <c:v>23.91</c:v>
                </c:pt>
                <c:pt idx="236">
                  <c:v>22.27</c:v>
                </c:pt>
                <c:pt idx="237">
                  <c:v>24.27</c:v>
                </c:pt>
                <c:pt idx="238">
                  <c:v>0.4546</c:v>
                </c:pt>
                <c:pt idx="239">
                  <c:v>35.24</c:v>
                </c:pt>
              </c:numCache>
            </c:numRef>
          </c:val>
          <c:smooth val="0"/>
        </c:ser>
        <c:ser>
          <c:idx val="2"/>
          <c:order val="2"/>
          <c:tx>
            <c:strRef>
              <c:f>SED_OUT_81!$C$1</c:f>
              <c:strCache>
                <c:ptCount val="1"/>
                <c:pt idx="0">
                  <c:v>0.29</c:v>
                </c:pt>
              </c:strCache>
            </c:strRef>
          </c:tx>
          <c:marker>
            <c:symbol val="none"/>
          </c:marker>
          <c:cat>
            <c:numRef>
              <c:f>SED_OUT_81!$A$2:$A$25</c:f>
              <c:numCache>
                <c:formatCode>mm\-yy</c:formatCode>
                <c:ptCount val="24"/>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numCache>
            </c:numRef>
          </c:cat>
          <c:val>
            <c:numRef>
              <c:f>SED_OUT_81!$C$2:$C$241</c:f>
              <c:numCache>
                <c:formatCode>0.00</c:formatCode>
                <c:ptCount val="240"/>
                <c:pt idx="0">
                  <c:v>54.04</c:v>
                </c:pt>
                <c:pt idx="1">
                  <c:v>236.6</c:v>
                </c:pt>
                <c:pt idx="2">
                  <c:v>74.11</c:v>
                </c:pt>
                <c:pt idx="3">
                  <c:v>47.08</c:v>
                </c:pt>
                <c:pt idx="4">
                  <c:v>25.06</c:v>
                </c:pt>
                <c:pt idx="5">
                  <c:v>153.5</c:v>
                </c:pt>
                <c:pt idx="6">
                  <c:v>7.3049999999999997</c:v>
                </c:pt>
                <c:pt idx="7">
                  <c:v>19.14</c:v>
                </c:pt>
                <c:pt idx="8">
                  <c:v>22.79</c:v>
                </c:pt>
                <c:pt idx="9">
                  <c:v>90.46</c:v>
                </c:pt>
                <c:pt idx="10">
                  <c:v>107.3</c:v>
                </c:pt>
                <c:pt idx="11">
                  <c:v>669.7</c:v>
                </c:pt>
                <c:pt idx="12">
                  <c:v>485.1</c:v>
                </c:pt>
                <c:pt idx="13">
                  <c:v>585.4</c:v>
                </c:pt>
                <c:pt idx="14">
                  <c:v>187</c:v>
                </c:pt>
                <c:pt idx="15">
                  <c:v>413.1</c:v>
                </c:pt>
                <c:pt idx="16">
                  <c:v>6.1029999999999998</c:v>
                </c:pt>
                <c:pt idx="17">
                  <c:v>9.6419999999999995</c:v>
                </c:pt>
                <c:pt idx="18">
                  <c:v>7.1740000000000004</c:v>
                </c:pt>
                <c:pt idx="19">
                  <c:v>13.43</c:v>
                </c:pt>
                <c:pt idx="20">
                  <c:v>20.420000000000002</c:v>
                </c:pt>
                <c:pt idx="21">
                  <c:v>38.25</c:v>
                </c:pt>
                <c:pt idx="22">
                  <c:v>60.12</c:v>
                </c:pt>
                <c:pt idx="23">
                  <c:v>657.1</c:v>
                </c:pt>
                <c:pt idx="24">
                  <c:v>452.1</c:v>
                </c:pt>
                <c:pt idx="25">
                  <c:v>728.8</c:v>
                </c:pt>
                <c:pt idx="26">
                  <c:v>571.1</c:v>
                </c:pt>
                <c:pt idx="27">
                  <c:v>93.49</c:v>
                </c:pt>
                <c:pt idx="28">
                  <c:v>15.69</c:v>
                </c:pt>
                <c:pt idx="29">
                  <c:v>6.8360000000000003</c:v>
                </c:pt>
                <c:pt idx="30">
                  <c:v>23.63</c:v>
                </c:pt>
                <c:pt idx="31">
                  <c:v>12.59</c:v>
                </c:pt>
                <c:pt idx="32">
                  <c:v>21.65</c:v>
                </c:pt>
                <c:pt idx="33">
                  <c:v>28.92</c:v>
                </c:pt>
                <c:pt idx="34">
                  <c:v>264.10000000000002</c:v>
                </c:pt>
                <c:pt idx="35">
                  <c:v>292.7</c:v>
                </c:pt>
                <c:pt idx="36">
                  <c:v>129.30000000000001</c:v>
                </c:pt>
                <c:pt idx="37">
                  <c:v>258.60000000000002</c:v>
                </c:pt>
                <c:pt idx="38">
                  <c:v>115.6</c:v>
                </c:pt>
                <c:pt idx="39">
                  <c:v>163.69999999999999</c:v>
                </c:pt>
                <c:pt idx="40">
                  <c:v>78.47</c:v>
                </c:pt>
                <c:pt idx="41">
                  <c:v>187.9</c:v>
                </c:pt>
                <c:pt idx="42">
                  <c:v>9.5739999999999998</c:v>
                </c:pt>
                <c:pt idx="43">
                  <c:v>16.79</c:v>
                </c:pt>
                <c:pt idx="44">
                  <c:v>16.38</c:v>
                </c:pt>
                <c:pt idx="45">
                  <c:v>24.01</c:v>
                </c:pt>
                <c:pt idx="46">
                  <c:v>477.5</c:v>
                </c:pt>
                <c:pt idx="47">
                  <c:v>186.7</c:v>
                </c:pt>
                <c:pt idx="48">
                  <c:v>3.2170000000000001</c:v>
                </c:pt>
                <c:pt idx="49">
                  <c:v>104.9</c:v>
                </c:pt>
                <c:pt idx="50">
                  <c:v>179.8</c:v>
                </c:pt>
                <c:pt idx="51">
                  <c:v>14.29</c:v>
                </c:pt>
                <c:pt idx="52">
                  <c:v>5.9530000000000003</c:v>
                </c:pt>
                <c:pt idx="53">
                  <c:v>204.8</c:v>
                </c:pt>
                <c:pt idx="54">
                  <c:v>21.02</c:v>
                </c:pt>
                <c:pt idx="55">
                  <c:v>21.75</c:v>
                </c:pt>
                <c:pt idx="56">
                  <c:v>13.18</c:v>
                </c:pt>
                <c:pt idx="57">
                  <c:v>6.7839999999999998</c:v>
                </c:pt>
                <c:pt idx="58">
                  <c:v>10.89</c:v>
                </c:pt>
                <c:pt idx="59">
                  <c:v>92.24</c:v>
                </c:pt>
                <c:pt idx="60">
                  <c:v>263.89999999999998</c:v>
                </c:pt>
                <c:pt idx="61">
                  <c:v>385.5</c:v>
                </c:pt>
                <c:pt idx="62">
                  <c:v>117.2</c:v>
                </c:pt>
                <c:pt idx="63">
                  <c:v>15.74</c:v>
                </c:pt>
                <c:pt idx="64">
                  <c:v>45.63</c:v>
                </c:pt>
                <c:pt idx="65">
                  <c:v>6.98</c:v>
                </c:pt>
                <c:pt idx="66">
                  <c:v>28.89</c:v>
                </c:pt>
                <c:pt idx="67">
                  <c:v>23.8</c:v>
                </c:pt>
                <c:pt idx="68">
                  <c:v>12.72</c:v>
                </c:pt>
                <c:pt idx="69">
                  <c:v>9.1349999999999998</c:v>
                </c:pt>
                <c:pt idx="70">
                  <c:v>116.6</c:v>
                </c:pt>
                <c:pt idx="71">
                  <c:v>125.2</c:v>
                </c:pt>
                <c:pt idx="72">
                  <c:v>501.9</c:v>
                </c:pt>
                <c:pt idx="73">
                  <c:v>344.7</c:v>
                </c:pt>
                <c:pt idx="74">
                  <c:v>506.7</c:v>
                </c:pt>
                <c:pt idx="75">
                  <c:v>23.52</c:v>
                </c:pt>
                <c:pt idx="76">
                  <c:v>28.91</c:v>
                </c:pt>
                <c:pt idx="77">
                  <c:v>5.0970000000000004</c:v>
                </c:pt>
                <c:pt idx="78">
                  <c:v>24.38</c:v>
                </c:pt>
                <c:pt idx="79">
                  <c:v>23.49</c:v>
                </c:pt>
                <c:pt idx="80">
                  <c:v>14.85</c:v>
                </c:pt>
                <c:pt idx="81">
                  <c:v>8.8450000000000006</c:v>
                </c:pt>
                <c:pt idx="82">
                  <c:v>2.6589999999999998</c:v>
                </c:pt>
                <c:pt idx="83">
                  <c:v>290.89999999999998</c:v>
                </c:pt>
                <c:pt idx="84">
                  <c:v>471.7</c:v>
                </c:pt>
                <c:pt idx="85">
                  <c:v>23.36</c:v>
                </c:pt>
                <c:pt idx="86">
                  <c:v>188.8</c:v>
                </c:pt>
                <c:pt idx="87">
                  <c:v>92.63</c:v>
                </c:pt>
                <c:pt idx="88">
                  <c:v>48.57</c:v>
                </c:pt>
                <c:pt idx="89">
                  <c:v>101.4</c:v>
                </c:pt>
                <c:pt idx="90">
                  <c:v>11.5</c:v>
                </c:pt>
                <c:pt idx="91">
                  <c:v>19.829999999999998</c:v>
                </c:pt>
                <c:pt idx="92">
                  <c:v>20.65</c:v>
                </c:pt>
                <c:pt idx="93">
                  <c:v>13.1</c:v>
                </c:pt>
                <c:pt idx="94">
                  <c:v>68.150000000000006</c:v>
                </c:pt>
                <c:pt idx="95">
                  <c:v>80.17</c:v>
                </c:pt>
                <c:pt idx="96">
                  <c:v>191.9</c:v>
                </c:pt>
                <c:pt idx="97">
                  <c:v>152.19999999999999</c:v>
                </c:pt>
                <c:pt idx="98">
                  <c:v>338.6</c:v>
                </c:pt>
                <c:pt idx="99">
                  <c:v>45.72</c:v>
                </c:pt>
                <c:pt idx="100">
                  <c:v>27.93</c:v>
                </c:pt>
                <c:pt idx="101">
                  <c:v>6.1760000000000002</c:v>
                </c:pt>
                <c:pt idx="102">
                  <c:v>13.95</c:v>
                </c:pt>
                <c:pt idx="103">
                  <c:v>20.36</c:v>
                </c:pt>
                <c:pt idx="104">
                  <c:v>22.16</c:v>
                </c:pt>
                <c:pt idx="105">
                  <c:v>17.739999999999998</c:v>
                </c:pt>
                <c:pt idx="106">
                  <c:v>13.25</c:v>
                </c:pt>
                <c:pt idx="107">
                  <c:v>70.08</c:v>
                </c:pt>
                <c:pt idx="108">
                  <c:v>485.4</c:v>
                </c:pt>
                <c:pt idx="109">
                  <c:v>312.5</c:v>
                </c:pt>
                <c:pt idx="110">
                  <c:v>103</c:v>
                </c:pt>
                <c:pt idx="111">
                  <c:v>40.909999999999997</c:v>
                </c:pt>
                <c:pt idx="112">
                  <c:v>33.01</c:v>
                </c:pt>
                <c:pt idx="113">
                  <c:v>24.86</c:v>
                </c:pt>
                <c:pt idx="114">
                  <c:v>15.58</c:v>
                </c:pt>
                <c:pt idx="115">
                  <c:v>21.98</c:v>
                </c:pt>
                <c:pt idx="116">
                  <c:v>17.66</c:v>
                </c:pt>
                <c:pt idx="117">
                  <c:v>25.19</c:v>
                </c:pt>
                <c:pt idx="118">
                  <c:v>33.659999999999997</c:v>
                </c:pt>
                <c:pt idx="119">
                  <c:v>46.82</c:v>
                </c:pt>
                <c:pt idx="120">
                  <c:v>113</c:v>
                </c:pt>
                <c:pt idx="121">
                  <c:v>182.9</c:v>
                </c:pt>
                <c:pt idx="122">
                  <c:v>259.10000000000002</c:v>
                </c:pt>
                <c:pt idx="123">
                  <c:v>541.9</c:v>
                </c:pt>
                <c:pt idx="124">
                  <c:v>140.19999999999999</c:v>
                </c:pt>
                <c:pt idx="125">
                  <c:v>110.8</c:v>
                </c:pt>
                <c:pt idx="126">
                  <c:v>12.58</c:v>
                </c:pt>
                <c:pt idx="127">
                  <c:v>21.21</c:v>
                </c:pt>
                <c:pt idx="128">
                  <c:v>22.28</c:v>
                </c:pt>
                <c:pt idx="129">
                  <c:v>18.02</c:v>
                </c:pt>
                <c:pt idx="130">
                  <c:v>29.14</c:v>
                </c:pt>
                <c:pt idx="131">
                  <c:v>104.4</c:v>
                </c:pt>
                <c:pt idx="132">
                  <c:v>205.8</c:v>
                </c:pt>
                <c:pt idx="133">
                  <c:v>326.8</c:v>
                </c:pt>
                <c:pt idx="134">
                  <c:v>23.74</c:v>
                </c:pt>
                <c:pt idx="135">
                  <c:v>153.19999999999999</c:v>
                </c:pt>
                <c:pt idx="136">
                  <c:v>2.44</c:v>
                </c:pt>
                <c:pt idx="137">
                  <c:v>9.4440000000000008</c:v>
                </c:pt>
                <c:pt idx="138">
                  <c:v>14.89</c:v>
                </c:pt>
                <c:pt idx="139">
                  <c:v>23.55</c:v>
                </c:pt>
                <c:pt idx="140">
                  <c:v>16.739999999999998</c:v>
                </c:pt>
                <c:pt idx="141">
                  <c:v>13.49</c:v>
                </c:pt>
                <c:pt idx="142">
                  <c:v>56.42</c:v>
                </c:pt>
                <c:pt idx="143">
                  <c:v>155.9</c:v>
                </c:pt>
                <c:pt idx="144">
                  <c:v>232.4</c:v>
                </c:pt>
                <c:pt idx="145">
                  <c:v>12.75</c:v>
                </c:pt>
                <c:pt idx="146">
                  <c:v>206.7</c:v>
                </c:pt>
                <c:pt idx="147">
                  <c:v>456.3</c:v>
                </c:pt>
                <c:pt idx="148">
                  <c:v>134.1</c:v>
                </c:pt>
                <c:pt idx="149">
                  <c:v>23.99</c:v>
                </c:pt>
                <c:pt idx="150">
                  <c:v>4.2110000000000003</c:v>
                </c:pt>
                <c:pt idx="151">
                  <c:v>10.29</c:v>
                </c:pt>
                <c:pt idx="152">
                  <c:v>21.8</c:v>
                </c:pt>
                <c:pt idx="153">
                  <c:v>16.14</c:v>
                </c:pt>
                <c:pt idx="154">
                  <c:v>15.9</c:v>
                </c:pt>
                <c:pt idx="155">
                  <c:v>149.19999999999999</c:v>
                </c:pt>
                <c:pt idx="156">
                  <c:v>188</c:v>
                </c:pt>
                <c:pt idx="157">
                  <c:v>355.6</c:v>
                </c:pt>
                <c:pt idx="158">
                  <c:v>90.58</c:v>
                </c:pt>
                <c:pt idx="159">
                  <c:v>69.680000000000007</c:v>
                </c:pt>
                <c:pt idx="160">
                  <c:v>7.1369999999999996</c:v>
                </c:pt>
                <c:pt idx="161">
                  <c:v>5.1139999999999999</c:v>
                </c:pt>
                <c:pt idx="162">
                  <c:v>18.690000000000001</c:v>
                </c:pt>
                <c:pt idx="163">
                  <c:v>24.73</c:v>
                </c:pt>
                <c:pt idx="164">
                  <c:v>19.649999999999999</c:v>
                </c:pt>
                <c:pt idx="165">
                  <c:v>152.1</c:v>
                </c:pt>
                <c:pt idx="166">
                  <c:v>128.4</c:v>
                </c:pt>
                <c:pt idx="167">
                  <c:v>428</c:v>
                </c:pt>
                <c:pt idx="168">
                  <c:v>730.5</c:v>
                </c:pt>
                <c:pt idx="169">
                  <c:v>421.8</c:v>
                </c:pt>
                <c:pt idx="170">
                  <c:v>404.2</c:v>
                </c:pt>
                <c:pt idx="171">
                  <c:v>203.4</c:v>
                </c:pt>
                <c:pt idx="172">
                  <c:v>33.58</c:v>
                </c:pt>
                <c:pt idx="173">
                  <c:v>10.23</c:v>
                </c:pt>
                <c:pt idx="174">
                  <c:v>12.53</c:v>
                </c:pt>
                <c:pt idx="175">
                  <c:v>22.31</c:v>
                </c:pt>
                <c:pt idx="176">
                  <c:v>19.27</c:v>
                </c:pt>
                <c:pt idx="177">
                  <c:v>27.54</c:v>
                </c:pt>
                <c:pt idx="178">
                  <c:v>309.2</c:v>
                </c:pt>
                <c:pt idx="179">
                  <c:v>571.1</c:v>
                </c:pt>
                <c:pt idx="180">
                  <c:v>626.70000000000005</c:v>
                </c:pt>
                <c:pt idx="181">
                  <c:v>1469</c:v>
                </c:pt>
                <c:pt idx="182">
                  <c:v>155.1</c:v>
                </c:pt>
                <c:pt idx="183">
                  <c:v>507.6</c:v>
                </c:pt>
                <c:pt idx="184">
                  <c:v>236.7</c:v>
                </c:pt>
                <c:pt idx="185">
                  <c:v>7.069</c:v>
                </c:pt>
                <c:pt idx="186">
                  <c:v>14.34</c:v>
                </c:pt>
                <c:pt idx="187">
                  <c:v>31.21</c:v>
                </c:pt>
                <c:pt idx="188">
                  <c:v>21.58</c:v>
                </c:pt>
                <c:pt idx="189">
                  <c:v>25.88</c:v>
                </c:pt>
                <c:pt idx="190">
                  <c:v>389.5</c:v>
                </c:pt>
                <c:pt idx="191">
                  <c:v>1298</c:v>
                </c:pt>
                <c:pt idx="192">
                  <c:v>756.7</c:v>
                </c:pt>
                <c:pt idx="193">
                  <c:v>101.2</c:v>
                </c:pt>
                <c:pt idx="194">
                  <c:v>577</c:v>
                </c:pt>
                <c:pt idx="195">
                  <c:v>86.45</c:v>
                </c:pt>
                <c:pt idx="196">
                  <c:v>45.26</c:v>
                </c:pt>
                <c:pt idx="197">
                  <c:v>48.43</c:v>
                </c:pt>
                <c:pt idx="198">
                  <c:v>10.39</c:v>
                </c:pt>
                <c:pt idx="199">
                  <c:v>26.63</c:v>
                </c:pt>
                <c:pt idx="200">
                  <c:v>29.47</c:v>
                </c:pt>
                <c:pt idx="201">
                  <c:v>107</c:v>
                </c:pt>
                <c:pt idx="202">
                  <c:v>173</c:v>
                </c:pt>
                <c:pt idx="203">
                  <c:v>235.9</c:v>
                </c:pt>
                <c:pt idx="204">
                  <c:v>698.2</c:v>
                </c:pt>
                <c:pt idx="205">
                  <c:v>372.4</c:v>
                </c:pt>
                <c:pt idx="206">
                  <c:v>278.3</c:v>
                </c:pt>
                <c:pt idx="207">
                  <c:v>15.63</c:v>
                </c:pt>
                <c:pt idx="208">
                  <c:v>97.76</c:v>
                </c:pt>
                <c:pt idx="209">
                  <c:v>6.6029999999999998</c:v>
                </c:pt>
                <c:pt idx="210">
                  <c:v>13.02</c:v>
                </c:pt>
                <c:pt idx="211">
                  <c:v>23.03</c:v>
                </c:pt>
                <c:pt idx="212">
                  <c:v>29.6</c:v>
                </c:pt>
                <c:pt idx="213">
                  <c:v>0.3503</c:v>
                </c:pt>
                <c:pt idx="214">
                  <c:v>355.7</c:v>
                </c:pt>
                <c:pt idx="215">
                  <c:v>640.70000000000005</c:v>
                </c:pt>
                <c:pt idx="216">
                  <c:v>764.9</c:v>
                </c:pt>
                <c:pt idx="217">
                  <c:v>1425</c:v>
                </c:pt>
                <c:pt idx="218">
                  <c:v>300</c:v>
                </c:pt>
                <c:pt idx="219">
                  <c:v>40.85</c:v>
                </c:pt>
                <c:pt idx="220">
                  <c:v>16.39</c:v>
                </c:pt>
                <c:pt idx="221">
                  <c:v>7.0620000000000003</c:v>
                </c:pt>
                <c:pt idx="222">
                  <c:v>16.64</c:v>
                </c:pt>
                <c:pt idx="223">
                  <c:v>30.05</c:v>
                </c:pt>
                <c:pt idx="224">
                  <c:v>13.25</c:v>
                </c:pt>
                <c:pt idx="225">
                  <c:v>11.8</c:v>
                </c:pt>
                <c:pt idx="226">
                  <c:v>140.4</c:v>
                </c:pt>
                <c:pt idx="227">
                  <c:v>252.5</c:v>
                </c:pt>
                <c:pt idx="228">
                  <c:v>368.7</c:v>
                </c:pt>
                <c:pt idx="229">
                  <c:v>318.10000000000002</c:v>
                </c:pt>
                <c:pt idx="230">
                  <c:v>140.30000000000001</c:v>
                </c:pt>
                <c:pt idx="231">
                  <c:v>23.71</c:v>
                </c:pt>
                <c:pt idx="232">
                  <c:v>24.02</c:v>
                </c:pt>
                <c:pt idx="233">
                  <c:v>24.45</c:v>
                </c:pt>
                <c:pt idx="234">
                  <c:v>11.99</c:v>
                </c:pt>
                <c:pt idx="235">
                  <c:v>23.93</c:v>
                </c:pt>
                <c:pt idx="236">
                  <c:v>22.29</c:v>
                </c:pt>
                <c:pt idx="237">
                  <c:v>23.43</c:v>
                </c:pt>
                <c:pt idx="238">
                  <c:v>0.39369999999999999</c:v>
                </c:pt>
                <c:pt idx="239">
                  <c:v>32.26</c:v>
                </c:pt>
              </c:numCache>
            </c:numRef>
          </c:val>
          <c:smooth val="0"/>
        </c:ser>
        <c:ser>
          <c:idx val="3"/>
          <c:order val="3"/>
          <c:tx>
            <c:strRef>
              <c:f>SED_OUT_81!$D$1</c:f>
              <c:strCache>
                <c:ptCount val="1"/>
                <c:pt idx="0">
                  <c:v>0.00</c:v>
                </c:pt>
              </c:strCache>
            </c:strRef>
          </c:tx>
          <c:marker>
            <c:symbol val="none"/>
          </c:marker>
          <c:cat>
            <c:numRef>
              <c:f>SED_OUT_81!$A$2:$A$25</c:f>
              <c:numCache>
                <c:formatCode>mm\-yy</c:formatCode>
                <c:ptCount val="24"/>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numCache>
            </c:numRef>
          </c:cat>
          <c:val>
            <c:numRef>
              <c:f>SED_OUT_81!$D$2:$D$241</c:f>
              <c:numCache>
                <c:formatCode>0.00</c:formatCode>
                <c:ptCount val="240"/>
                <c:pt idx="0">
                  <c:v>50.57</c:v>
                </c:pt>
                <c:pt idx="1">
                  <c:v>214.2</c:v>
                </c:pt>
                <c:pt idx="2">
                  <c:v>67.61</c:v>
                </c:pt>
                <c:pt idx="3">
                  <c:v>43.02</c:v>
                </c:pt>
                <c:pt idx="4">
                  <c:v>22.94</c:v>
                </c:pt>
                <c:pt idx="5">
                  <c:v>137.6</c:v>
                </c:pt>
                <c:pt idx="6">
                  <c:v>7.2930000000000001</c:v>
                </c:pt>
                <c:pt idx="7">
                  <c:v>19.059999999999999</c:v>
                </c:pt>
                <c:pt idx="8">
                  <c:v>22.38</c:v>
                </c:pt>
                <c:pt idx="9">
                  <c:v>84.11</c:v>
                </c:pt>
                <c:pt idx="10">
                  <c:v>99.55</c:v>
                </c:pt>
                <c:pt idx="11">
                  <c:v>612</c:v>
                </c:pt>
                <c:pt idx="12">
                  <c:v>453.8</c:v>
                </c:pt>
                <c:pt idx="13">
                  <c:v>529</c:v>
                </c:pt>
                <c:pt idx="14">
                  <c:v>171.5</c:v>
                </c:pt>
                <c:pt idx="15">
                  <c:v>369.6</c:v>
                </c:pt>
                <c:pt idx="16">
                  <c:v>6.0190000000000001</c:v>
                </c:pt>
                <c:pt idx="17">
                  <c:v>9.2249999999999996</c:v>
                </c:pt>
                <c:pt idx="18">
                  <c:v>7.1349999999999998</c:v>
                </c:pt>
                <c:pt idx="19">
                  <c:v>13.25</c:v>
                </c:pt>
                <c:pt idx="20">
                  <c:v>19.88</c:v>
                </c:pt>
                <c:pt idx="21">
                  <c:v>36.97</c:v>
                </c:pt>
                <c:pt idx="22">
                  <c:v>57.89</c:v>
                </c:pt>
                <c:pt idx="23">
                  <c:v>611</c:v>
                </c:pt>
                <c:pt idx="24">
                  <c:v>606.6</c:v>
                </c:pt>
                <c:pt idx="25">
                  <c:v>662.3</c:v>
                </c:pt>
                <c:pt idx="26">
                  <c:v>520.20000000000005</c:v>
                </c:pt>
                <c:pt idx="27">
                  <c:v>85.76</c:v>
                </c:pt>
                <c:pt idx="28">
                  <c:v>14.67</c:v>
                </c:pt>
                <c:pt idx="29">
                  <c:v>6.5490000000000004</c:v>
                </c:pt>
                <c:pt idx="30">
                  <c:v>21.75</c:v>
                </c:pt>
                <c:pt idx="31">
                  <c:v>12.36</c:v>
                </c:pt>
                <c:pt idx="32">
                  <c:v>21.54</c:v>
                </c:pt>
                <c:pt idx="33">
                  <c:v>46.78</c:v>
                </c:pt>
                <c:pt idx="34">
                  <c:v>239.6</c:v>
                </c:pt>
                <c:pt idx="35">
                  <c:v>266.7</c:v>
                </c:pt>
                <c:pt idx="36">
                  <c:v>118.2</c:v>
                </c:pt>
                <c:pt idx="37">
                  <c:v>235</c:v>
                </c:pt>
                <c:pt idx="38">
                  <c:v>105.6</c:v>
                </c:pt>
                <c:pt idx="39">
                  <c:v>148.30000000000001</c:v>
                </c:pt>
                <c:pt idx="40">
                  <c:v>71.849999999999994</c:v>
                </c:pt>
                <c:pt idx="41">
                  <c:v>169.7</c:v>
                </c:pt>
                <c:pt idx="42">
                  <c:v>9.5410000000000004</c:v>
                </c:pt>
                <c:pt idx="43">
                  <c:v>16.649999999999999</c:v>
                </c:pt>
                <c:pt idx="44">
                  <c:v>16.350000000000001</c:v>
                </c:pt>
                <c:pt idx="45">
                  <c:v>23.58</c:v>
                </c:pt>
                <c:pt idx="46">
                  <c:v>438.1</c:v>
                </c:pt>
                <c:pt idx="47">
                  <c:v>171.6</c:v>
                </c:pt>
                <c:pt idx="48">
                  <c:v>3.2170000000000001</c:v>
                </c:pt>
                <c:pt idx="49">
                  <c:v>95.21</c:v>
                </c:pt>
                <c:pt idx="50">
                  <c:v>162.80000000000001</c:v>
                </c:pt>
                <c:pt idx="51">
                  <c:v>13.06</c:v>
                </c:pt>
                <c:pt idx="52">
                  <c:v>5.94</c:v>
                </c:pt>
                <c:pt idx="53">
                  <c:v>185.1</c:v>
                </c:pt>
                <c:pt idx="54">
                  <c:v>20.87</c:v>
                </c:pt>
                <c:pt idx="55">
                  <c:v>21.72</c:v>
                </c:pt>
                <c:pt idx="56">
                  <c:v>13.07</c:v>
                </c:pt>
                <c:pt idx="57">
                  <c:v>6.9050000000000002</c:v>
                </c:pt>
                <c:pt idx="58">
                  <c:v>10.210000000000001</c:v>
                </c:pt>
                <c:pt idx="59">
                  <c:v>83.72</c:v>
                </c:pt>
                <c:pt idx="60">
                  <c:v>240</c:v>
                </c:pt>
                <c:pt idx="61">
                  <c:v>350.7</c:v>
                </c:pt>
                <c:pt idx="62">
                  <c:v>107.2</c:v>
                </c:pt>
                <c:pt idx="63">
                  <c:v>14.41</c:v>
                </c:pt>
                <c:pt idx="64">
                  <c:v>41.78</c:v>
                </c:pt>
                <c:pt idx="65">
                  <c:v>6.9710000000000001</c:v>
                </c:pt>
                <c:pt idx="66">
                  <c:v>27.38</c:v>
                </c:pt>
                <c:pt idx="67">
                  <c:v>23.76</c:v>
                </c:pt>
                <c:pt idx="68">
                  <c:v>12.72</c:v>
                </c:pt>
                <c:pt idx="69">
                  <c:v>9.9420000000000002</c:v>
                </c:pt>
                <c:pt idx="70">
                  <c:v>105.7</c:v>
                </c:pt>
                <c:pt idx="71">
                  <c:v>103</c:v>
                </c:pt>
                <c:pt idx="72">
                  <c:v>455.1</c:v>
                </c:pt>
                <c:pt idx="73">
                  <c:v>313</c:v>
                </c:pt>
                <c:pt idx="74">
                  <c:v>458.9</c:v>
                </c:pt>
                <c:pt idx="75">
                  <c:v>21.64</c:v>
                </c:pt>
                <c:pt idx="76">
                  <c:v>26.49</c:v>
                </c:pt>
                <c:pt idx="77">
                  <c:v>5.0670000000000002</c:v>
                </c:pt>
                <c:pt idx="78">
                  <c:v>23.58</c:v>
                </c:pt>
                <c:pt idx="79">
                  <c:v>23.43</c:v>
                </c:pt>
                <c:pt idx="80">
                  <c:v>14.84</c:v>
                </c:pt>
                <c:pt idx="81">
                  <c:v>8.8109999999999999</c:v>
                </c:pt>
                <c:pt idx="82">
                  <c:v>2.6520000000000001</c:v>
                </c:pt>
                <c:pt idx="83">
                  <c:v>264</c:v>
                </c:pt>
                <c:pt idx="84">
                  <c:v>427.1</c:v>
                </c:pt>
                <c:pt idx="85">
                  <c:v>21.4</c:v>
                </c:pt>
                <c:pt idx="86">
                  <c:v>170.8</c:v>
                </c:pt>
                <c:pt idx="87">
                  <c:v>83.91</c:v>
                </c:pt>
                <c:pt idx="88">
                  <c:v>44.16</c:v>
                </c:pt>
                <c:pt idx="89">
                  <c:v>91.08</c:v>
                </c:pt>
                <c:pt idx="90">
                  <c:v>11.49</c:v>
                </c:pt>
                <c:pt idx="91">
                  <c:v>19.809999999999999</c:v>
                </c:pt>
                <c:pt idx="92">
                  <c:v>20.63</c:v>
                </c:pt>
                <c:pt idx="93">
                  <c:v>13.11</c:v>
                </c:pt>
                <c:pt idx="94">
                  <c:v>62.7</c:v>
                </c:pt>
                <c:pt idx="95">
                  <c:v>73.45</c:v>
                </c:pt>
                <c:pt idx="96">
                  <c:v>174.7</c:v>
                </c:pt>
                <c:pt idx="97">
                  <c:v>138.19999999999999</c:v>
                </c:pt>
                <c:pt idx="98">
                  <c:v>308.10000000000002</c:v>
                </c:pt>
                <c:pt idx="99">
                  <c:v>41.86</c:v>
                </c:pt>
                <c:pt idx="100">
                  <c:v>25.62</c:v>
                </c:pt>
                <c:pt idx="101">
                  <c:v>6.165</c:v>
                </c:pt>
                <c:pt idx="102">
                  <c:v>13.94</c:v>
                </c:pt>
                <c:pt idx="103">
                  <c:v>20.38</c:v>
                </c:pt>
                <c:pt idx="104">
                  <c:v>22.17</c:v>
                </c:pt>
                <c:pt idx="105">
                  <c:v>17.760000000000002</c:v>
                </c:pt>
                <c:pt idx="106">
                  <c:v>12.81</c:v>
                </c:pt>
                <c:pt idx="107">
                  <c:v>63.87</c:v>
                </c:pt>
                <c:pt idx="108">
                  <c:v>441.2</c:v>
                </c:pt>
                <c:pt idx="109">
                  <c:v>285</c:v>
                </c:pt>
                <c:pt idx="110">
                  <c:v>94.47</c:v>
                </c:pt>
                <c:pt idx="111">
                  <c:v>37.33</c:v>
                </c:pt>
                <c:pt idx="112">
                  <c:v>30.3</c:v>
                </c:pt>
                <c:pt idx="113">
                  <c:v>22.88</c:v>
                </c:pt>
                <c:pt idx="114">
                  <c:v>15.58</c:v>
                </c:pt>
                <c:pt idx="115">
                  <c:v>22.06</c:v>
                </c:pt>
                <c:pt idx="116">
                  <c:v>17.670000000000002</c:v>
                </c:pt>
                <c:pt idx="117">
                  <c:v>23.94</c:v>
                </c:pt>
                <c:pt idx="118">
                  <c:v>30.9</c:v>
                </c:pt>
                <c:pt idx="119">
                  <c:v>42.62</c:v>
                </c:pt>
                <c:pt idx="120">
                  <c:v>103.4</c:v>
                </c:pt>
                <c:pt idx="121">
                  <c:v>166.5</c:v>
                </c:pt>
                <c:pt idx="122">
                  <c:v>235.9</c:v>
                </c:pt>
                <c:pt idx="123">
                  <c:v>490.1</c:v>
                </c:pt>
                <c:pt idx="124">
                  <c:v>126.7</c:v>
                </c:pt>
                <c:pt idx="125">
                  <c:v>100.5</c:v>
                </c:pt>
                <c:pt idx="126">
                  <c:v>11.81</c:v>
                </c:pt>
                <c:pt idx="127">
                  <c:v>21.3</c:v>
                </c:pt>
                <c:pt idx="128">
                  <c:v>22.37</c:v>
                </c:pt>
                <c:pt idx="129">
                  <c:v>18.059999999999999</c:v>
                </c:pt>
                <c:pt idx="130">
                  <c:v>26.66</c:v>
                </c:pt>
                <c:pt idx="131">
                  <c:v>94.81</c:v>
                </c:pt>
                <c:pt idx="132">
                  <c:v>186.8</c:v>
                </c:pt>
                <c:pt idx="133">
                  <c:v>294.10000000000002</c:v>
                </c:pt>
                <c:pt idx="134">
                  <c:v>21.72</c:v>
                </c:pt>
                <c:pt idx="135">
                  <c:v>139</c:v>
                </c:pt>
                <c:pt idx="136">
                  <c:v>2.456</c:v>
                </c:pt>
                <c:pt idx="137">
                  <c:v>9.4380000000000006</c:v>
                </c:pt>
                <c:pt idx="138">
                  <c:v>14.92</c:v>
                </c:pt>
                <c:pt idx="139">
                  <c:v>23.72</c:v>
                </c:pt>
                <c:pt idx="140">
                  <c:v>16.760000000000002</c:v>
                </c:pt>
                <c:pt idx="141">
                  <c:v>13.25</c:v>
                </c:pt>
                <c:pt idx="142">
                  <c:v>51.96</c:v>
                </c:pt>
                <c:pt idx="143">
                  <c:v>141.9</c:v>
                </c:pt>
                <c:pt idx="144">
                  <c:v>210.4</c:v>
                </c:pt>
                <c:pt idx="145">
                  <c:v>11.7</c:v>
                </c:pt>
                <c:pt idx="146">
                  <c:v>187</c:v>
                </c:pt>
                <c:pt idx="147">
                  <c:v>409.2</c:v>
                </c:pt>
                <c:pt idx="148">
                  <c:v>121.1</c:v>
                </c:pt>
                <c:pt idx="149">
                  <c:v>21.99</c:v>
                </c:pt>
                <c:pt idx="150">
                  <c:v>4.1879999999999997</c:v>
                </c:pt>
                <c:pt idx="151">
                  <c:v>10.3</c:v>
                </c:pt>
                <c:pt idx="152">
                  <c:v>21.94</c:v>
                </c:pt>
                <c:pt idx="153">
                  <c:v>16.27</c:v>
                </c:pt>
                <c:pt idx="154">
                  <c:v>15.92</c:v>
                </c:pt>
                <c:pt idx="155">
                  <c:v>136.4</c:v>
                </c:pt>
                <c:pt idx="156">
                  <c:v>171.8</c:v>
                </c:pt>
                <c:pt idx="157">
                  <c:v>322.3</c:v>
                </c:pt>
                <c:pt idx="158">
                  <c:v>82.74</c:v>
                </c:pt>
                <c:pt idx="159">
                  <c:v>63.34</c:v>
                </c:pt>
                <c:pt idx="160">
                  <c:v>6.734</c:v>
                </c:pt>
                <c:pt idx="161">
                  <c:v>4.9980000000000002</c:v>
                </c:pt>
                <c:pt idx="162">
                  <c:v>18.77</c:v>
                </c:pt>
                <c:pt idx="163">
                  <c:v>25.01</c:v>
                </c:pt>
                <c:pt idx="164">
                  <c:v>19.71</c:v>
                </c:pt>
                <c:pt idx="165">
                  <c:v>139.4</c:v>
                </c:pt>
                <c:pt idx="166">
                  <c:v>116.7</c:v>
                </c:pt>
                <c:pt idx="167">
                  <c:v>389.6</c:v>
                </c:pt>
                <c:pt idx="168">
                  <c:v>667.6</c:v>
                </c:pt>
                <c:pt idx="169">
                  <c:v>385.5</c:v>
                </c:pt>
                <c:pt idx="170">
                  <c:v>367.1</c:v>
                </c:pt>
                <c:pt idx="171">
                  <c:v>184.7</c:v>
                </c:pt>
                <c:pt idx="172">
                  <c:v>30.75</c:v>
                </c:pt>
                <c:pt idx="173">
                  <c:v>9.6869999999999994</c:v>
                </c:pt>
                <c:pt idx="174">
                  <c:v>12.47</c:v>
                </c:pt>
                <c:pt idx="175">
                  <c:v>22.65</c:v>
                </c:pt>
                <c:pt idx="176">
                  <c:v>19.32</c:v>
                </c:pt>
                <c:pt idx="177">
                  <c:v>25.76</c:v>
                </c:pt>
                <c:pt idx="178">
                  <c:v>282</c:v>
                </c:pt>
                <c:pt idx="179">
                  <c:v>528.4</c:v>
                </c:pt>
                <c:pt idx="180">
                  <c:v>572.9</c:v>
                </c:pt>
                <c:pt idx="181">
                  <c:v>1340</c:v>
                </c:pt>
                <c:pt idx="182">
                  <c:v>140.5</c:v>
                </c:pt>
                <c:pt idx="183">
                  <c:v>460.2</c:v>
                </c:pt>
                <c:pt idx="184">
                  <c:v>214.3</c:v>
                </c:pt>
                <c:pt idx="185">
                  <c:v>6.6989999999999998</c:v>
                </c:pt>
                <c:pt idx="186">
                  <c:v>14.41</c:v>
                </c:pt>
                <c:pt idx="187">
                  <c:v>32.01</c:v>
                </c:pt>
                <c:pt idx="188">
                  <c:v>23.04</c:v>
                </c:pt>
                <c:pt idx="189">
                  <c:v>15.51</c:v>
                </c:pt>
                <c:pt idx="190">
                  <c:v>353.2</c:v>
                </c:pt>
                <c:pt idx="191">
                  <c:v>1183</c:v>
                </c:pt>
                <c:pt idx="192">
                  <c:v>704.8</c:v>
                </c:pt>
                <c:pt idx="193">
                  <c:v>92.83</c:v>
                </c:pt>
                <c:pt idx="194">
                  <c:v>522.79999999999995</c:v>
                </c:pt>
                <c:pt idx="195">
                  <c:v>78.3</c:v>
                </c:pt>
                <c:pt idx="196">
                  <c:v>41.52</c:v>
                </c:pt>
                <c:pt idx="197">
                  <c:v>43.97</c:v>
                </c:pt>
                <c:pt idx="198">
                  <c:v>10.37</c:v>
                </c:pt>
                <c:pt idx="199">
                  <c:v>26.41</c:v>
                </c:pt>
                <c:pt idx="200">
                  <c:v>29.26</c:v>
                </c:pt>
                <c:pt idx="201">
                  <c:v>98.73</c:v>
                </c:pt>
                <c:pt idx="202">
                  <c:v>157.9</c:v>
                </c:pt>
                <c:pt idx="203">
                  <c:v>219.2</c:v>
                </c:pt>
                <c:pt idx="204">
                  <c:v>636.4</c:v>
                </c:pt>
                <c:pt idx="205">
                  <c:v>354.7</c:v>
                </c:pt>
                <c:pt idx="206">
                  <c:v>254</c:v>
                </c:pt>
                <c:pt idx="207">
                  <c:v>14.53</c:v>
                </c:pt>
                <c:pt idx="208">
                  <c:v>88.79</c:v>
                </c:pt>
                <c:pt idx="209">
                  <c:v>6.3620000000000001</c:v>
                </c:pt>
                <c:pt idx="210">
                  <c:v>12.93</c:v>
                </c:pt>
                <c:pt idx="211">
                  <c:v>22.83</c:v>
                </c:pt>
                <c:pt idx="212">
                  <c:v>34.549999999999997</c:v>
                </c:pt>
                <c:pt idx="213">
                  <c:v>0.28660000000000002</c:v>
                </c:pt>
                <c:pt idx="214">
                  <c:v>323.8</c:v>
                </c:pt>
                <c:pt idx="215">
                  <c:v>585.20000000000005</c:v>
                </c:pt>
                <c:pt idx="216">
                  <c:v>700.1</c:v>
                </c:pt>
                <c:pt idx="217">
                  <c:v>1306</c:v>
                </c:pt>
                <c:pt idx="218">
                  <c:v>277.89999999999998</c:v>
                </c:pt>
                <c:pt idx="219">
                  <c:v>37.369999999999997</c:v>
                </c:pt>
                <c:pt idx="220">
                  <c:v>15.22</c:v>
                </c:pt>
                <c:pt idx="221">
                  <c:v>7.01</c:v>
                </c:pt>
                <c:pt idx="222">
                  <c:v>16.48</c:v>
                </c:pt>
                <c:pt idx="223">
                  <c:v>29.72</c:v>
                </c:pt>
                <c:pt idx="224">
                  <c:v>21.36</c:v>
                </c:pt>
                <c:pt idx="225">
                  <c:v>10.65</c:v>
                </c:pt>
                <c:pt idx="226">
                  <c:v>127.2</c:v>
                </c:pt>
                <c:pt idx="227">
                  <c:v>231</c:v>
                </c:pt>
                <c:pt idx="228">
                  <c:v>336.7</c:v>
                </c:pt>
                <c:pt idx="229">
                  <c:v>287.8</c:v>
                </c:pt>
                <c:pt idx="230">
                  <c:v>127.5</c:v>
                </c:pt>
                <c:pt idx="231">
                  <c:v>21.72</c:v>
                </c:pt>
                <c:pt idx="232">
                  <c:v>22.06</c:v>
                </c:pt>
                <c:pt idx="233">
                  <c:v>22.6</c:v>
                </c:pt>
                <c:pt idx="234">
                  <c:v>11.99</c:v>
                </c:pt>
                <c:pt idx="235">
                  <c:v>23.96</c:v>
                </c:pt>
                <c:pt idx="236">
                  <c:v>22.31</c:v>
                </c:pt>
                <c:pt idx="237">
                  <c:v>48.14</c:v>
                </c:pt>
                <c:pt idx="238">
                  <c:v>1.5349999999999999</c:v>
                </c:pt>
                <c:pt idx="239">
                  <c:v>31.53</c:v>
                </c:pt>
              </c:numCache>
            </c:numRef>
          </c:val>
          <c:smooth val="0"/>
        </c:ser>
        <c:ser>
          <c:idx val="4"/>
          <c:order val="4"/>
          <c:tx>
            <c:strRef>
              <c:f>SED_OUT_81!$E$1</c:f>
              <c:strCache>
                <c:ptCount val="1"/>
                <c:pt idx="0">
                  <c:v>-0.29</c:v>
                </c:pt>
              </c:strCache>
            </c:strRef>
          </c:tx>
          <c:marker>
            <c:symbol val="none"/>
          </c:marker>
          <c:cat>
            <c:numRef>
              <c:f>SED_OUT_81!$A$2:$A$25</c:f>
              <c:numCache>
                <c:formatCode>mm\-yy</c:formatCode>
                <c:ptCount val="24"/>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numCache>
            </c:numRef>
          </c:cat>
          <c:val>
            <c:numRef>
              <c:f>SED_OUT_81!$E$2:$E$241</c:f>
              <c:numCache>
                <c:formatCode>0.00</c:formatCode>
                <c:ptCount val="240"/>
                <c:pt idx="0">
                  <c:v>47.61</c:v>
                </c:pt>
                <c:pt idx="1">
                  <c:v>194.1</c:v>
                </c:pt>
                <c:pt idx="2">
                  <c:v>61.78</c:v>
                </c:pt>
                <c:pt idx="3">
                  <c:v>39.36</c:v>
                </c:pt>
                <c:pt idx="4">
                  <c:v>21.01</c:v>
                </c:pt>
                <c:pt idx="5">
                  <c:v>122.9</c:v>
                </c:pt>
                <c:pt idx="6">
                  <c:v>7.2750000000000004</c:v>
                </c:pt>
                <c:pt idx="7">
                  <c:v>18.95</c:v>
                </c:pt>
                <c:pt idx="8">
                  <c:v>22.01</c:v>
                </c:pt>
                <c:pt idx="9">
                  <c:v>78.430000000000007</c:v>
                </c:pt>
                <c:pt idx="10">
                  <c:v>92.82</c:v>
                </c:pt>
                <c:pt idx="11">
                  <c:v>561.79999999999995</c:v>
                </c:pt>
                <c:pt idx="12">
                  <c:v>384.2</c:v>
                </c:pt>
                <c:pt idx="13">
                  <c:v>478.1</c:v>
                </c:pt>
                <c:pt idx="14">
                  <c:v>157.5</c:v>
                </c:pt>
                <c:pt idx="15">
                  <c:v>329.3</c:v>
                </c:pt>
                <c:pt idx="16">
                  <c:v>5.944</c:v>
                </c:pt>
                <c:pt idx="17">
                  <c:v>8.843</c:v>
                </c:pt>
                <c:pt idx="18">
                  <c:v>7.0789999999999997</c:v>
                </c:pt>
                <c:pt idx="19">
                  <c:v>12.98</c:v>
                </c:pt>
                <c:pt idx="20">
                  <c:v>19.350000000000001</c:v>
                </c:pt>
                <c:pt idx="21">
                  <c:v>38.729999999999997</c:v>
                </c:pt>
                <c:pt idx="22">
                  <c:v>45.02</c:v>
                </c:pt>
                <c:pt idx="23">
                  <c:v>546.79999999999995</c:v>
                </c:pt>
                <c:pt idx="24">
                  <c:v>350.7</c:v>
                </c:pt>
                <c:pt idx="25">
                  <c:v>603.79999999999995</c:v>
                </c:pt>
                <c:pt idx="26">
                  <c:v>475.2</c:v>
                </c:pt>
                <c:pt idx="27">
                  <c:v>78.81</c:v>
                </c:pt>
                <c:pt idx="28">
                  <c:v>13.75</c:v>
                </c:pt>
                <c:pt idx="29">
                  <c:v>6.2759999999999998</c:v>
                </c:pt>
                <c:pt idx="30">
                  <c:v>19.98</c:v>
                </c:pt>
                <c:pt idx="31">
                  <c:v>12.11</c:v>
                </c:pt>
                <c:pt idx="32">
                  <c:v>21.34</c:v>
                </c:pt>
                <c:pt idx="33">
                  <c:v>34.22</c:v>
                </c:pt>
                <c:pt idx="34">
                  <c:v>225</c:v>
                </c:pt>
                <c:pt idx="35">
                  <c:v>243.7</c:v>
                </c:pt>
                <c:pt idx="36">
                  <c:v>108.4</c:v>
                </c:pt>
                <c:pt idx="37">
                  <c:v>214.2</c:v>
                </c:pt>
                <c:pt idx="38">
                  <c:v>96.89</c:v>
                </c:pt>
                <c:pt idx="39">
                  <c:v>134.4</c:v>
                </c:pt>
                <c:pt idx="40">
                  <c:v>65.88</c:v>
                </c:pt>
                <c:pt idx="41">
                  <c:v>153.1</c:v>
                </c:pt>
                <c:pt idx="42">
                  <c:v>9.4920000000000009</c:v>
                </c:pt>
                <c:pt idx="43">
                  <c:v>16.45</c:v>
                </c:pt>
                <c:pt idx="44">
                  <c:v>16.3</c:v>
                </c:pt>
                <c:pt idx="45">
                  <c:v>23.15</c:v>
                </c:pt>
                <c:pt idx="46">
                  <c:v>405.9</c:v>
                </c:pt>
                <c:pt idx="47">
                  <c:v>158.30000000000001</c:v>
                </c:pt>
                <c:pt idx="48">
                  <c:v>3.2189999999999999</c:v>
                </c:pt>
                <c:pt idx="49">
                  <c:v>86.78</c:v>
                </c:pt>
                <c:pt idx="50">
                  <c:v>147.6</c:v>
                </c:pt>
                <c:pt idx="51">
                  <c:v>11.97</c:v>
                </c:pt>
                <c:pt idx="52">
                  <c:v>5.9249999999999998</c:v>
                </c:pt>
                <c:pt idx="53">
                  <c:v>167.2</c:v>
                </c:pt>
                <c:pt idx="54">
                  <c:v>20.64</c:v>
                </c:pt>
                <c:pt idx="55">
                  <c:v>21.66</c:v>
                </c:pt>
                <c:pt idx="56">
                  <c:v>12.93</c:v>
                </c:pt>
                <c:pt idx="57">
                  <c:v>6.4269999999999996</c:v>
                </c:pt>
                <c:pt idx="58">
                  <c:v>9.7720000000000002</c:v>
                </c:pt>
                <c:pt idx="59">
                  <c:v>76</c:v>
                </c:pt>
                <c:pt idx="60">
                  <c:v>218.7</c:v>
                </c:pt>
                <c:pt idx="61">
                  <c:v>320</c:v>
                </c:pt>
                <c:pt idx="62">
                  <c:v>98.36</c:v>
                </c:pt>
                <c:pt idx="63">
                  <c:v>13.21</c:v>
                </c:pt>
                <c:pt idx="64">
                  <c:v>38.28</c:v>
                </c:pt>
                <c:pt idx="65">
                  <c:v>6.9569999999999999</c:v>
                </c:pt>
                <c:pt idx="66">
                  <c:v>25.94</c:v>
                </c:pt>
                <c:pt idx="67">
                  <c:v>23.68</c:v>
                </c:pt>
                <c:pt idx="68">
                  <c:v>12.69</c:v>
                </c:pt>
                <c:pt idx="69">
                  <c:v>9.0670000000000002</c:v>
                </c:pt>
                <c:pt idx="70">
                  <c:v>99.36</c:v>
                </c:pt>
                <c:pt idx="71">
                  <c:v>99.26</c:v>
                </c:pt>
                <c:pt idx="72">
                  <c:v>413.2</c:v>
                </c:pt>
                <c:pt idx="73">
                  <c:v>285</c:v>
                </c:pt>
                <c:pt idx="74">
                  <c:v>416.1</c:v>
                </c:pt>
                <c:pt idx="75">
                  <c:v>19.97</c:v>
                </c:pt>
                <c:pt idx="76">
                  <c:v>24.28</c:v>
                </c:pt>
                <c:pt idx="77">
                  <c:v>5.0679999999999996</c:v>
                </c:pt>
                <c:pt idx="78">
                  <c:v>22.82</c:v>
                </c:pt>
                <c:pt idx="79">
                  <c:v>23.34</c:v>
                </c:pt>
                <c:pt idx="80">
                  <c:v>14.81</c:v>
                </c:pt>
                <c:pt idx="81">
                  <c:v>8.76</c:v>
                </c:pt>
                <c:pt idx="82">
                  <c:v>2.6320000000000001</c:v>
                </c:pt>
                <c:pt idx="83">
                  <c:v>240.1</c:v>
                </c:pt>
                <c:pt idx="84">
                  <c:v>387.5</c:v>
                </c:pt>
                <c:pt idx="85">
                  <c:v>19.649999999999999</c:v>
                </c:pt>
                <c:pt idx="86">
                  <c:v>154.5</c:v>
                </c:pt>
                <c:pt idx="87">
                  <c:v>76</c:v>
                </c:pt>
                <c:pt idx="88">
                  <c:v>40.130000000000003</c:v>
                </c:pt>
                <c:pt idx="89">
                  <c:v>81.56</c:v>
                </c:pt>
                <c:pt idx="90">
                  <c:v>11.47</c:v>
                </c:pt>
                <c:pt idx="91">
                  <c:v>19.75</c:v>
                </c:pt>
                <c:pt idx="92">
                  <c:v>20.6</c:v>
                </c:pt>
                <c:pt idx="93">
                  <c:v>13.11</c:v>
                </c:pt>
                <c:pt idx="94">
                  <c:v>57.97</c:v>
                </c:pt>
                <c:pt idx="95">
                  <c:v>67.58</c:v>
                </c:pt>
                <c:pt idx="96">
                  <c:v>159.4</c:v>
                </c:pt>
                <c:pt idx="97">
                  <c:v>125.7</c:v>
                </c:pt>
                <c:pt idx="98">
                  <c:v>280.89999999999998</c:v>
                </c:pt>
                <c:pt idx="99">
                  <c:v>38.36</c:v>
                </c:pt>
                <c:pt idx="100">
                  <c:v>23.54</c:v>
                </c:pt>
                <c:pt idx="101">
                  <c:v>6.1520000000000001</c:v>
                </c:pt>
                <c:pt idx="102">
                  <c:v>13.92</c:v>
                </c:pt>
                <c:pt idx="103">
                  <c:v>20.37</c:v>
                </c:pt>
                <c:pt idx="104">
                  <c:v>22.18</c:v>
                </c:pt>
                <c:pt idx="105">
                  <c:v>17.78</c:v>
                </c:pt>
                <c:pt idx="106">
                  <c:v>12.44</c:v>
                </c:pt>
                <c:pt idx="107">
                  <c:v>58.4</c:v>
                </c:pt>
                <c:pt idx="108">
                  <c:v>402.5</c:v>
                </c:pt>
                <c:pt idx="109">
                  <c:v>260.8</c:v>
                </c:pt>
                <c:pt idx="110">
                  <c:v>86.85</c:v>
                </c:pt>
                <c:pt idx="111">
                  <c:v>34.130000000000003</c:v>
                </c:pt>
                <c:pt idx="112">
                  <c:v>27.88</c:v>
                </c:pt>
                <c:pt idx="113">
                  <c:v>21.07</c:v>
                </c:pt>
                <c:pt idx="114">
                  <c:v>15.57</c:v>
                </c:pt>
                <c:pt idx="115">
                  <c:v>22.14</c:v>
                </c:pt>
                <c:pt idx="116">
                  <c:v>17.68</c:v>
                </c:pt>
                <c:pt idx="117">
                  <c:v>22.75</c:v>
                </c:pt>
                <c:pt idx="118">
                  <c:v>28.52</c:v>
                </c:pt>
                <c:pt idx="119">
                  <c:v>38.89</c:v>
                </c:pt>
                <c:pt idx="120">
                  <c:v>94.74</c:v>
                </c:pt>
                <c:pt idx="121">
                  <c:v>152</c:v>
                </c:pt>
                <c:pt idx="122">
                  <c:v>215.4</c:v>
                </c:pt>
                <c:pt idx="123">
                  <c:v>443.3</c:v>
                </c:pt>
                <c:pt idx="124">
                  <c:v>114.3</c:v>
                </c:pt>
                <c:pt idx="125">
                  <c:v>90.47</c:v>
                </c:pt>
                <c:pt idx="126">
                  <c:v>11.74</c:v>
                </c:pt>
                <c:pt idx="127">
                  <c:v>21.4</c:v>
                </c:pt>
                <c:pt idx="128">
                  <c:v>22.45</c:v>
                </c:pt>
                <c:pt idx="129">
                  <c:v>18.11</c:v>
                </c:pt>
                <c:pt idx="130">
                  <c:v>24.44</c:v>
                </c:pt>
                <c:pt idx="131">
                  <c:v>86.25</c:v>
                </c:pt>
                <c:pt idx="132">
                  <c:v>169.9</c:v>
                </c:pt>
                <c:pt idx="133">
                  <c:v>264.8</c:v>
                </c:pt>
                <c:pt idx="134">
                  <c:v>19.95</c:v>
                </c:pt>
                <c:pt idx="135">
                  <c:v>126.3</c:v>
                </c:pt>
                <c:pt idx="136">
                  <c:v>2.4870000000000001</c:v>
                </c:pt>
                <c:pt idx="137">
                  <c:v>9.4290000000000003</c:v>
                </c:pt>
                <c:pt idx="138">
                  <c:v>14.95</c:v>
                </c:pt>
                <c:pt idx="139">
                  <c:v>23.88</c:v>
                </c:pt>
                <c:pt idx="140">
                  <c:v>16.77</c:v>
                </c:pt>
                <c:pt idx="141">
                  <c:v>13.04</c:v>
                </c:pt>
                <c:pt idx="142">
                  <c:v>48.05</c:v>
                </c:pt>
                <c:pt idx="143">
                  <c:v>129.6</c:v>
                </c:pt>
                <c:pt idx="144">
                  <c:v>190.9</c:v>
                </c:pt>
                <c:pt idx="145">
                  <c:v>10.76</c:v>
                </c:pt>
                <c:pt idx="146">
                  <c:v>169.4</c:v>
                </c:pt>
                <c:pt idx="147">
                  <c:v>366.2</c:v>
                </c:pt>
                <c:pt idx="148">
                  <c:v>109.2</c:v>
                </c:pt>
                <c:pt idx="149">
                  <c:v>20.190000000000001</c:v>
                </c:pt>
                <c:pt idx="150">
                  <c:v>4.165</c:v>
                </c:pt>
                <c:pt idx="151">
                  <c:v>10.3</c:v>
                </c:pt>
                <c:pt idx="152">
                  <c:v>22.1</c:v>
                </c:pt>
                <c:pt idx="153">
                  <c:v>16.41</c:v>
                </c:pt>
                <c:pt idx="154">
                  <c:v>15.95</c:v>
                </c:pt>
                <c:pt idx="155">
                  <c:v>125.2</c:v>
                </c:pt>
                <c:pt idx="156">
                  <c:v>157.6</c:v>
                </c:pt>
                <c:pt idx="157">
                  <c:v>292.89999999999998</c:v>
                </c:pt>
                <c:pt idx="158">
                  <c:v>75.69</c:v>
                </c:pt>
                <c:pt idx="159">
                  <c:v>57.58</c:v>
                </c:pt>
                <c:pt idx="160">
                  <c:v>6.3659999999999997</c:v>
                </c:pt>
                <c:pt idx="161">
                  <c:v>4.8890000000000002</c:v>
                </c:pt>
                <c:pt idx="162">
                  <c:v>18.86</c:v>
                </c:pt>
                <c:pt idx="163">
                  <c:v>25.32</c:v>
                </c:pt>
                <c:pt idx="164">
                  <c:v>19.78</c:v>
                </c:pt>
                <c:pt idx="165">
                  <c:v>128.1</c:v>
                </c:pt>
                <c:pt idx="166">
                  <c:v>106.3</c:v>
                </c:pt>
                <c:pt idx="167">
                  <c:v>355.8</c:v>
                </c:pt>
                <c:pt idx="168">
                  <c:v>612.6</c:v>
                </c:pt>
                <c:pt idx="169">
                  <c:v>353</c:v>
                </c:pt>
                <c:pt idx="170">
                  <c:v>333.9</c:v>
                </c:pt>
                <c:pt idx="171">
                  <c:v>168</c:v>
                </c:pt>
                <c:pt idx="172">
                  <c:v>28.18</c:v>
                </c:pt>
                <c:pt idx="173">
                  <c:v>9.1910000000000007</c:v>
                </c:pt>
                <c:pt idx="174">
                  <c:v>12.43</c:v>
                </c:pt>
                <c:pt idx="175">
                  <c:v>23.07</c:v>
                </c:pt>
                <c:pt idx="176">
                  <c:v>19.37</c:v>
                </c:pt>
                <c:pt idx="177">
                  <c:v>24.15</c:v>
                </c:pt>
                <c:pt idx="178">
                  <c:v>257.89999999999998</c:v>
                </c:pt>
                <c:pt idx="179">
                  <c:v>492.9</c:v>
                </c:pt>
                <c:pt idx="180">
                  <c:v>526.79999999999995</c:v>
                </c:pt>
                <c:pt idx="181">
                  <c:v>1227</c:v>
                </c:pt>
                <c:pt idx="182">
                  <c:v>127.3</c:v>
                </c:pt>
                <c:pt idx="183">
                  <c:v>417.4</c:v>
                </c:pt>
                <c:pt idx="184">
                  <c:v>193.9</c:v>
                </c:pt>
                <c:pt idx="185">
                  <c:v>6.36</c:v>
                </c:pt>
                <c:pt idx="186">
                  <c:v>14.51</c:v>
                </c:pt>
                <c:pt idx="187">
                  <c:v>33.090000000000003</c:v>
                </c:pt>
                <c:pt idx="188">
                  <c:v>20.79</c:v>
                </c:pt>
                <c:pt idx="189">
                  <c:v>12.92</c:v>
                </c:pt>
                <c:pt idx="190">
                  <c:v>320.8</c:v>
                </c:pt>
                <c:pt idx="191">
                  <c:v>1082</c:v>
                </c:pt>
                <c:pt idx="192">
                  <c:v>736.3</c:v>
                </c:pt>
                <c:pt idx="193">
                  <c:v>85.54</c:v>
                </c:pt>
                <c:pt idx="194">
                  <c:v>474</c:v>
                </c:pt>
                <c:pt idx="195">
                  <c:v>70.87</c:v>
                </c:pt>
                <c:pt idx="196">
                  <c:v>38.1</c:v>
                </c:pt>
                <c:pt idx="197">
                  <c:v>39.9</c:v>
                </c:pt>
                <c:pt idx="198">
                  <c:v>10.34</c:v>
                </c:pt>
                <c:pt idx="199">
                  <c:v>26.09</c:v>
                </c:pt>
                <c:pt idx="200">
                  <c:v>28.96</c:v>
                </c:pt>
                <c:pt idx="201">
                  <c:v>91.26</c:v>
                </c:pt>
                <c:pt idx="202">
                  <c:v>144.6</c:v>
                </c:pt>
                <c:pt idx="203">
                  <c:v>224.4</c:v>
                </c:pt>
                <c:pt idx="204">
                  <c:v>585.4</c:v>
                </c:pt>
                <c:pt idx="205">
                  <c:v>501.3</c:v>
                </c:pt>
                <c:pt idx="206">
                  <c:v>232.5</c:v>
                </c:pt>
                <c:pt idx="207">
                  <c:v>13.55</c:v>
                </c:pt>
                <c:pt idx="208">
                  <c:v>80.64</c:v>
                </c:pt>
                <c:pt idx="209">
                  <c:v>6.1310000000000002</c:v>
                </c:pt>
                <c:pt idx="210">
                  <c:v>12.81</c:v>
                </c:pt>
                <c:pt idx="211">
                  <c:v>22.53</c:v>
                </c:pt>
                <c:pt idx="212">
                  <c:v>24.6</c:v>
                </c:pt>
                <c:pt idx="213">
                  <c:v>0.22</c:v>
                </c:pt>
                <c:pt idx="214">
                  <c:v>295</c:v>
                </c:pt>
                <c:pt idx="215">
                  <c:v>536.6</c:v>
                </c:pt>
                <c:pt idx="216">
                  <c:v>644.5</c:v>
                </c:pt>
                <c:pt idx="217">
                  <c:v>1340</c:v>
                </c:pt>
                <c:pt idx="218">
                  <c:v>259</c:v>
                </c:pt>
                <c:pt idx="219">
                  <c:v>34.159999999999997</c:v>
                </c:pt>
                <c:pt idx="220">
                  <c:v>14.14</c:v>
                </c:pt>
                <c:pt idx="221">
                  <c:v>6.9560000000000004</c:v>
                </c:pt>
                <c:pt idx="222">
                  <c:v>16.260000000000002</c:v>
                </c:pt>
                <c:pt idx="223">
                  <c:v>29.25</c:v>
                </c:pt>
                <c:pt idx="224">
                  <c:v>20.95</c:v>
                </c:pt>
                <c:pt idx="225">
                  <c:v>9.59</c:v>
                </c:pt>
                <c:pt idx="226">
                  <c:v>115.5</c:v>
                </c:pt>
                <c:pt idx="227">
                  <c:v>212.1</c:v>
                </c:pt>
                <c:pt idx="228">
                  <c:v>308.2</c:v>
                </c:pt>
                <c:pt idx="229">
                  <c:v>260.39999999999998</c:v>
                </c:pt>
                <c:pt idx="230">
                  <c:v>115.8</c:v>
                </c:pt>
                <c:pt idx="231">
                  <c:v>19.95</c:v>
                </c:pt>
                <c:pt idx="232">
                  <c:v>20.28</c:v>
                </c:pt>
                <c:pt idx="233">
                  <c:v>20.9</c:v>
                </c:pt>
                <c:pt idx="234">
                  <c:v>11.99</c:v>
                </c:pt>
                <c:pt idx="235">
                  <c:v>23.98</c:v>
                </c:pt>
                <c:pt idx="236">
                  <c:v>22.34</c:v>
                </c:pt>
                <c:pt idx="237">
                  <c:v>131.30000000000001</c:v>
                </c:pt>
                <c:pt idx="238">
                  <c:v>1.5920000000000001</c:v>
                </c:pt>
                <c:pt idx="239">
                  <c:v>35.74</c:v>
                </c:pt>
              </c:numCache>
            </c:numRef>
          </c:val>
          <c:smooth val="0"/>
        </c:ser>
        <c:ser>
          <c:idx val="7"/>
          <c:order val="5"/>
          <c:tx>
            <c:strRef>
              <c:f>SED_OUT_81!$H$1</c:f>
              <c:strCache>
                <c:ptCount val="1"/>
                <c:pt idx="0">
                  <c:v>-0.57</c:v>
                </c:pt>
              </c:strCache>
            </c:strRef>
          </c:tx>
          <c:marker>
            <c:symbol val="none"/>
          </c:marker>
          <c:cat>
            <c:numRef>
              <c:f>SED_OUT_81!$A$2:$A$25</c:f>
              <c:numCache>
                <c:formatCode>mm\-yy</c:formatCode>
                <c:ptCount val="24"/>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numCache>
            </c:numRef>
          </c:cat>
          <c:val>
            <c:numRef>
              <c:f>SED_OUT_81!$H$2:$H$241</c:f>
              <c:numCache>
                <c:formatCode>0.00</c:formatCode>
                <c:ptCount val="240"/>
                <c:pt idx="0">
                  <c:v>45.71</c:v>
                </c:pt>
                <c:pt idx="1">
                  <c:v>178.9</c:v>
                </c:pt>
                <c:pt idx="2">
                  <c:v>57.27</c:v>
                </c:pt>
                <c:pt idx="3">
                  <c:v>36.49</c:v>
                </c:pt>
                <c:pt idx="4">
                  <c:v>19.440000000000001</c:v>
                </c:pt>
                <c:pt idx="5">
                  <c:v>110.5</c:v>
                </c:pt>
                <c:pt idx="6">
                  <c:v>7.242</c:v>
                </c:pt>
                <c:pt idx="7">
                  <c:v>18.739999999999998</c:v>
                </c:pt>
                <c:pt idx="8">
                  <c:v>21.53</c:v>
                </c:pt>
                <c:pt idx="9">
                  <c:v>74.06</c:v>
                </c:pt>
                <c:pt idx="10">
                  <c:v>88.11</c:v>
                </c:pt>
                <c:pt idx="11">
                  <c:v>530</c:v>
                </c:pt>
                <c:pt idx="12">
                  <c:v>369.1</c:v>
                </c:pt>
                <c:pt idx="13">
                  <c:v>439</c:v>
                </c:pt>
                <c:pt idx="14">
                  <c:v>146.80000000000001</c:v>
                </c:pt>
                <c:pt idx="15">
                  <c:v>295.60000000000002</c:v>
                </c:pt>
                <c:pt idx="16">
                  <c:v>5.8849999999999998</c:v>
                </c:pt>
                <c:pt idx="17">
                  <c:v>8.5129999999999999</c:v>
                </c:pt>
                <c:pt idx="18">
                  <c:v>6.9829999999999997</c:v>
                </c:pt>
                <c:pt idx="19">
                  <c:v>12.48</c:v>
                </c:pt>
                <c:pt idx="20">
                  <c:v>18.79</c:v>
                </c:pt>
                <c:pt idx="21">
                  <c:v>37.58</c:v>
                </c:pt>
                <c:pt idx="22">
                  <c:v>42.36</c:v>
                </c:pt>
                <c:pt idx="23">
                  <c:v>523.9</c:v>
                </c:pt>
                <c:pt idx="24">
                  <c:v>332.7</c:v>
                </c:pt>
                <c:pt idx="25">
                  <c:v>562.1</c:v>
                </c:pt>
                <c:pt idx="26">
                  <c:v>442.4</c:v>
                </c:pt>
                <c:pt idx="27">
                  <c:v>73.59</c:v>
                </c:pt>
                <c:pt idx="28">
                  <c:v>13.03</c:v>
                </c:pt>
                <c:pt idx="29">
                  <c:v>6.0490000000000004</c:v>
                </c:pt>
                <c:pt idx="30">
                  <c:v>18.510000000000002</c:v>
                </c:pt>
                <c:pt idx="31">
                  <c:v>11.83</c:v>
                </c:pt>
                <c:pt idx="32">
                  <c:v>20.93</c:v>
                </c:pt>
                <c:pt idx="33">
                  <c:v>27.71</c:v>
                </c:pt>
                <c:pt idx="34">
                  <c:v>216.5</c:v>
                </c:pt>
                <c:pt idx="35">
                  <c:v>227</c:v>
                </c:pt>
                <c:pt idx="36">
                  <c:v>101.4</c:v>
                </c:pt>
                <c:pt idx="37">
                  <c:v>198.7</c:v>
                </c:pt>
                <c:pt idx="38">
                  <c:v>90.72</c:v>
                </c:pt>
                <c:pt idx="39">
                  <c:v>123.4</c:v>
                </c:pt>
                <c:pt idx="40">
                  <c:v>61.25</c:v>
                </c:pt>
                <c:pt idx="41">
                  <c:v>139.5</c:v>
                </c:pt>
                <c:pt idx="42">
                  <c:v>9.4169999999999998</c:v>
                </c:pt>
                <c:pt idx="43">
                  <c:v>16.12</c:v>
                </c:pt>
                <c:pt idx="44">
                  <c:v>16.190000000000001</c:v>
                </c:pt>
                <c:pt idx="45">
                  <c:v>22.73</c:v>
                </c:pt>
                <c:pt idx="46">
                  <c:v>396</c:v>
                </c:pt>
                <c:pt idx="47">
                  <c:v>148.80000000000001</c:v>
                </c:pt>
                <c:pt idx="48">
                  <c:v>3.2280000000000002</c:v>
                </c:pt>
                <c:pt idx="49">
                  <c:v>80.709999999999994</c:v>
                </c:pt>
                <c:pt idx="50">
                  <c:v>136.1</c:v>
                </c:pt>
                <c:pt idx="51">
                  <c:v>11.17</c:v>
                </c:pt>
                <c:pt idx="52">
                  <c:v>5.907</c:v>
                </c:pt>
                <c:pt idx="53">
                  <c:v>152.6</c:v>
                </c:pt>
                <c:pt idx="54">
                  <c:v>20.23</c:v>
                </c:pt>
                <c:pt idx="55">
                  <c:v>21.54</c:v>
                </c:pt>
                <c:pt idx="56">
                  <c:v>12.71</c:v>
                </c:pt>
                <c:pt idx="57">
                  <c:v>6.2789999999999999</c:v>
                </c:pt>
                <c:pt idx="58">
                  <c:v>9.9290000000000003</c:v>
                </c:pt>
                <c:pt idx="59">
                  <c:v>70.430000000000007</c:v>
                </c:pt>
                <c:pt idx="60">
                  <c:v>203.1</c:v>
                </c:pt>
                <c:pt idx="61">
                  <c:v>298.39999999999998</c:v>
                </c:pt>
                <c:pt idx="62">
                  <c:v>91.6</c:v>
                </c:pt>
                <c:pt idx="63">
                  <c:v>12.29</c:v>
                </c:pt>
                <c:pt idx="64">
                  <c:v>35.47</c:v>
                </c:pt>
                <c:pt idx="65">
                  <c:v>6.9349999999999996</c:v>
                </c:pt>
                <c:pt idx="66">
                  <c:v>24.62</c:v>
                </c:pt>
                <c:pt idx="67">
                  <c:v>23.48</c:v>
                </c:pt>
                <c:pt idx="68">
                  <c:v>12.59</c:v>
                </c:pt>
                <c:pt idx="69">
                  <c:v>7.8179999999999996</c:v>
                </c:pt>
                <c:pt idx="70">
                  <c:v>93.97</c:v>
                </c:pt>
                <c:pt idx="71">
                  <c:v>91.57</c:v>
                </c:pt>
                <c:pt idx="72">
                  <c:v>381.8</c:v>
                </c:pt>
                <c:pt idx="73">
                  <c:v>265.10000000000002</c:v>
                </c:pt>
                <c:pt idx="74">
                  <c:v>383.3</c:v>
                </c:pt>
                <c:pt idx="75">
                  <c:v>18.72</c:v>
                </c:pt>
                <c:pt idx="76">
                  <c:v>22.62</c:v>
                </c:pt>
                <c:pt idx="77">
                  <c:v>5.0750000000000002</c:v>
                </c:pt>
                <c:pt idx="78">
                  <c:v>22.15</c:v>
                </c:pt>
                <c:pt idx="79">
                  <c:v>23.14</c:v>
                </c:pt>
                <c:pt idx="80">
                  <c:v>14.77</c:v>
                </c:pt>
                <c:pt idx="81">
                  <c:v>8.6750000000000007</c:v>
                </c:pt>
                <c:pt idx="82">
                  <c:v>2.5950000000000002</c:v>
                </c:pt>
                <c:pt idx="83">
                  <c:v>222.2</c:v>
                </c:pt>
                <c:pt idx="84">
                  <c:v>358.4</c:v>
                </c:pt>
                <c:pt idx="85">
                  <c:v>18.399999999999999</c:v>
                </c:pt>
                <c:pt idx="86">
                  <c:v>142.19999999999999</c:v>
                </c:pt>
                <c:pt idx="87">
                  <c:v>69.77</c:v>
                </c:pt>
                <c:pt idx="88">
                  <c:v>36.880000000000003</c:v>
                </c:pt>
                <c:pt idx="89">
                  <c:v>73.59</c:v>
                </c:pt>
                <c:pt idx="90">
                  <c:v>11.43</c:v>
                </c:pt>
                <c:pt idx="91">
                  <c:v>19.63</c:v>
                </c:pt>
                <c:pt idx="92">
                  <c:v>20.55</c:v>
                </c:pt>
                <c:pt idx="93">
                  <c:v>13.1</c:v>
                </c:pt>
                <c:pt idx="94">
                  <c:v>54.96</c:v>
                </c:pt>
                <c:pt idx="95">
                  <c:v>63.8</c:v>
                </c:pt>
                <c:pt idx="96">
                  <c:v>148</c:v>
                </c:pt>
                <c:pt idx="97">
                  <c:v>116.6</c:v>
                </c:pt>
                <c:pt idx="98">
                  <c:v>260.8</c:v>
                </c:pt>
                <c:pt idx="99">
                  <c:v>35.6</c:v>
                </c:pt>
                <c:pt idx="100">
                  <c:v>21.97</c:v>
                </c:pt>
                <c:pt idx="101">
                  <c:v>6.1360000000000001</c:v>
                </c:pt>
                <c:pt idx="102">
                  <c:v>13.86</c:v>
                </c:pt>
                <c:pt idx="103">
                  <c:v>20.3</c:v>
                </c:pt>
                <c:pt idx="104">
                  <c:v>22.19</c:v>
                </c:pt>
                <c:pt idx="105">
                  <c:v>17.79</c:v>
                </c:pt>
                <c:pt idx="106">
                  <c:v>12.18</c:v>
                </c:pt>
                <c:pt idx="107">
                  <c:v>54.43</c:v>
                </c:pt>
                <c:pt idx="108">
                  <c:v>375.8</c:v>
                </c:pt>
                <c:pt idx="109">
                  <c:v>243.6</c:v>
                </c:pt>
                <c:pt idx="110">
                  <c:v>81.06</c:v>
                </c:pt>
                <c:pt idx="111">
                  <c:v>31.67</c:v>
                </c:pt>
                <c:pt idx="112">
                  <c:v>26</c:v>
                </c:pt>
                <c:pt idx="113">
                  <c:v>19.63</c:v>
                </c:pt>
                <c:pt idx="114">
                  <c:v>15.56</c:v>
                </c:pt>
                <c:pt idx="115">
                  <c:v>22.21</c:v>
                </c:pt>
                <c:pt idx="116">
                  <c:v>17.7</c:v>
                </c:pt>
                <c:pt idx="117">
                  <c:v>21.88</c:v>
                </c:pt>
                <c:pt idx="118">
                  <c:v>27.01</c:v>
                </c:pt>
                <c:pt idx="119">
                  <c:v>36.270000000000003</c:v>
                </c:pt>
                <c:pt idx="120">
                  <c:v>88.5</c:v>
                </c:pt>
                <c:pt idx="121">
                  <c:v>141.80000000000001</c:v>
                </c:pt>
                <c:pt idx="122">
                  <c:v>200.3</c:v>
                </c:pt>
                <c:pt idx="123">
                  <c:v>406.6</c:v>
                </c:pt>
                <c:pt idx="124">
                  <c:v>104.3</c:v>
                </c:pt>
                <c:pt idx="125">
                  <c:v>82.17</c:v>
                </c:pt>
                <c:pt idx="126">
                  <c:v>11.74</c:v>
                </c:pt>
                <c:pt idx="127">
                  <c:v>21.5</c:v>
                </c:pt>
                <c:pt idx="128">
                  <c:v>22.54</c:v>
                </c:pt>
                <c:pt idx="129">
                  <c:v>18.18</c:v>
                </c:pt>
                <c:pt idx="130">
                  <c:v>22.99</c:v>
                </c:pt>
                <c:pt idx="131">
                  <c:v>80.36</c:v>
                </c:pt>
                <c:pt idx="132">
                  <c:v>158</c:v>
                </c:pt>
                <c:pt idx="133">
                  <c:v>243</c:v>
                </c:pt>
                <c:pt idx="134">
                  <c:v>18.670000000000002</c:v>
                </c:pt>
                <c:pt idx="135">
                  <c:v>116.5</c:v>
                </c:pt>
                <c:pt idx="136">
                  <c:v>2.5579999999999998</c:v>
                </c:pt>
                <c:pt idx="137">
                  <c:v>9.4169999999999998</c:v>
                </c:pt>
                <c:pt idx="138">
                  <c:v>14.97</c:v>
                </c:pt>
                <c:pt idx="139">
                  <c:v>24.07</c:v>
                </c:pt>
                <c:pt idx="140">
                  <c:v>16.8</c:v>
                </c:pt>
                <c:pt idx="141">
                  <c:v>12.86</c:v>
                </c:pt>
                <c:pt idx="142">
                  <c:v>45.36</c:v>
                </c:pt>
                <c:pt idx="143">
                  <c:v>121</c:v>
                </c:pt>
                <c:pt idx="144">
                  <c:v>176.6</c:v>
                </c:pt>
                <c:pt idx="145">
                  <c:v>10.07</c:v>
                </c:pt>
                <c:pt idx="146">
                  <c:v>156</c:v>
                </c:pt>
                <c:pt idx="147">
                  <c:v>331</c:v>
                </c:pt>
                <c:pt idx="148">
                  <c:v>99.57</c:v>
                </c:pt>
                <c:pt idx="149">
                  <c:v>18.79</c:v>
                </c:pt>
                <c:pt idx="150">
                  <c:v>4.1470000000000002</c:v>
                </c:pt>
                <c:pt idx="151">
                  <c:v>10.3</c:v>
                </c:pt>
                <c:pt idx="152">
                  <c:v>22.3</c:v>
                </c:pt>
                <c:pt idx="153">
                  <c:v>16.57</c:v>
                </c:pt>
                <c:pt idx="154">
                  <c:v>15.98</c:v>
                </c:pt>
                <c:pt idx="155">
                  <c:v>117.5</c:v>
                </c:pt>
                <c:pt idx="156">
                  <c:v>147.9</c:v>
                </c:pt>
                <c:pt idx="157">
                  <c:v>271.60000000000002</c:v>
                </c:pt>
                <c:pt idx="158">
                  <c:v>70.209999999999994</c:v>
                </c:pt>
                <c:pt idx="159">
                  <c:v>53.04</c:v>
                </c:pt>
                <c:pt idx="160">
                  <c:v>6.0650000000000004</c:v>
                </c:pt>
                <c:pt idx="161">
                  <c:v>4.798</c:v>
                </c:pt>
                <c:pt idx="162">
                  <c:v>18.98</c:v>
                </c:pt>
                <c:pt idx="163">
                  <c:v>25.73</c:v>
                </c:pt>
                <c:pt idx="164">
                  <c:v>19.899999999999999</c:v>
                </c:pt>
                <c:pt idx="165">
                  <c:v>119.7</c:v>
                </c:pt>
                <c:pt idx="166">
                  <c:v>98.57</c:v>
                </c:pt>
                <c:pt idx="167">
                  <c:v>332</c:v>
                </c:pt>
                <c:pt idx="168">
                  <c:v>574.1</c:v>
                </c:pt>
                <c:pt idx="169">
                  <c:v>329.4</c:v>
                </c:pt>
                <c:pt idx="170">
                  <c:v>308.89999999999998</c:v>
                </c:pt>
                <c:pt idx="171">
                  <c:v>154.9</c:v>
                </c:pt>
                <c:pt idx="172">
                  <c:v>26.09</c:v>
                </c:pt>
                <c:pt idx="173">
                  <c:v>8.8130000000000006</c:v>
                </c:pt>
                <c:pt idx="174">
                  <c:v>12.41</c:v>
                </c:pt>
                <c:pt idx="175">
                  <c:v>23.65</c:v>
                </c:pt>
                <c:pt idx="176">
                  <c:v>19.45</c:v>
                </c:pt>
                <c:pt idx="177">
                  <c:v>23.02</c:v>
                </c:pt>
                <c:pt idx="178">
                  <c:v>241.3</c:v>
                </c:pt>
                <c:pt idx="179">
                  <c:v>477</c:v>
                </c:pt>
                <c:pt idx="180">
                  <c:v>500.9</c:v>
                </c:pt>
                <c:pt idx="181">
                  <c:v>1252</c:v>
                </c:pt>
                <c:pt idx="182">
                  <c:v>116.8</c:v>
                </c:pt>
                <c:pt idx="183">
                  <c:v>384.4</c:v>
                </c:pt>
                <c:pt idx="184">
                  <c:v>177.5</c:v>
                </c:pt>
                <c:pt idx="185">
                  <c:v>6.093</c:v>
                </c:pt>
                <c:pt idx="186">
                  <c:v>14.64</c:v>
                </c:pt>
                <c:pt idx="187">
                  <c:v>34.76</c:v>
                </c:pt>
                <c:pt idx="188">
                  <c:v>18.260000000000002</c:v>
                </c:pt>
                <c:pt idx="189">
                  <c:v>11.33</c:v>
                </c:pt>
                <c:pt idx="190">
                  <c:v>296.60000000000002</c:v>
                </c:pt>
                <c:pt idx="191">
                  <c:v>1016</c:v>
                </c:pt>
                <c:pt idx="192">
                  <c:v>580.1</c:v>
                </c:pt>
                <c:pt idx="193">
                  <c:v>80.599999999999994</c:v>
                </c:pt>
                <c:pt idx="194">
                  <c:v>436.7</c:v>
                </c:pt>
                <c:pt idx="195">
                  <c:v>64.84</c:v>
                </c:pt>
                <c:pt idx="196">
                  <c:v>35.32</c:v>
                </c:pt>
                <c:pt idx="197">
                  <c:v>36.64</c:v>
                </c:pt>
                <c:pt idx="198">
                  <c:v>10.28</c:v>
                </c:pt>
                <c:pt idx="199">
                  <c:v>25.44</c:v>
                </c:pt>
                <c:pt idx="200">
                  <c:v>28.52</c:v>
                </c:pt>
                <c:pt idx="201">
                  <c:v>85.79</c:v>
                </c:pt>
                <c:pt idx="202">
                  <c:v>135.1</c:v>
                </c:pt>
                <c:pt idx="203">
                  <c:v>190.4</c:v>
                </c:pt>
                <c:pt idx="204">
                  <c:v>561.79999999999995</c:v>
                </c:pt>
                <c:pt idx="205">
                  <c:v>272.8</c:v>
                </c:pt>
                <c:pt idx="206">
                  <c:v>216.8</c:v>
                </c:pt>
                <c:pt idx="207">
                  <c:v>12.84</c:v>
                </c:pt>
                <c:pt idx="208">
                  <c:v>74.12</c:v>
                </c:pt>
                <c:pt idx="209">
                  <c:v>5.9370000000000003</c:v>
                </c:pt>
                <c:pt idx="210">
                  <c:v>12.59</c:v>
                </c:pt>
                <c:pt idx="211">
                  <c:v>21.97</c:v>
                </c:pt>
                <c:pt idx="212">
                  <c:v>30.69</c:v>
                </c:pt>
                <c:pt idx="213">
                  <c:v>0.14949999999999999</c:v>
                </c:pt>
                <c:pt idx="214">
                  <c:v>274.8</c:v>
                </c:pt>
                <c:pt idx="215">
                  <c:v>503.6</c:v>
                </c:pt>
                <c:pt idx="216">
                  <c:v>618.5</c:v>
                </c:pt>
                <c:pt idx="217">
                  <c:v>1074</c:v>
                </c:pt>
                <c:pt idx="218">
                  <c:v>249.2</c:v>
                </c:pt>
                <c:pt idx="219">
                  <c:v>31.65</c:v>
                </c:pt>
                <c:pt idx="220">
                  <c:v>13.28</c:v>
                </c:pt>
                <c:pt idx="221">
                  <c:v>6.8940000000000001</c:v>
                </c:pt>
                <c:pt idx="222">
                  <c:v>15.86</c:v>
                </c:pt>
                <c:pt idx="223">
                  <c:v>28.43</c:v>
                </c:pt>
                <c:pt idx="224">
                  <c:v>23.59</c:v>
                </c:pt>
                <c:pt idx="225">
                  <c:v>8.6280000000000001</c:v>
                </c:pt>
                <c:pt idx="226">
                  <c:v>107.3</c:v>
                </c:pt>
                <c:pt idx="227">
                  <c:v>199.1</c:v>
                </c:pt>
                <c:pt idx="228">
                  <c:v>287.10000000000002</c:v>
                </c:pt>
                <c:pt idx="229">
                  <c:v>239</c:v>
                </c:pt>
                <c:pt idx="230">
                  <c:v>106.7</c:v>
                </c:pt>
                <c:pt idx="231">
                  <c:v>18.59</c:v>
                </c:pt>
                <c:pt idx="232">
                  <c:v>18.86</c:v>
                </c:pt>
                <c:pt idx="233">
                  <c:v>19.48</c:v>
                </c:pt>
                <c:pt idx="234">
                  <c:v>11.97</c:v>
                </c:pt>
                <c:pt idx="235">
                  <c:v>24.02</c:v>
                </c:pt>
                <c:pt idx="236">
                  <c:v>22.38</c:v>
                </c:pt>
                <c:pt idx="237">
                  <c:v>25.24</c:v>
                </c:pt>
                <c:pt idx="238">
                  <c:v>0.20180000000000001</c:v>
                </c:pt>
                <c:pt idx="239">
                  <c:v>25.24</c:v>
                </c:pt>
              </c:numCache>
            </c:numRef>
          </c:val>
          <c:smooth val="0"/>
        </c:ser>
        <c:ser>
          <c:idx val="1"/>
          <c:order val="6"/>
          <c:tx>
            <c:strRef>
              <c:f>SED_OUT_81!$B$1</c:f>
              <c:strCache>
                <c:ptCount val="1"/>
                <c:pt idx="0">
                  <c:v>-0.86</c:v>
                </c:pt>
              </c:strCache>
            </c:strRef>
          </c:tx>
          <c:marker>
            <c:symbol val="none"/>
          </c:marker>
          <c:cat>
            <c:numRef>
              <c:f>SED_OUT_81!$A$2:$A$25</c:f>
              <c:numCache>
                <c:formatCode>mm\-yy</c:formatCode>
                <c:ptCount val="24"/>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numCache>
            </c:numRef>
          </c:cat>
          <c:val>
            <c:numRef>
              <c:f>SED_OUT_81!$B$2:$B$241</c:f>
              <c:numCache>
                <c:formatCode>0.00</c:formatCode>
                <c:ptCount val="240"/>
                <c:pt idx="0">
                  <c:v>46.99</c:v>
                </c:pt>
                <c:pt idx="1">
                  <c:v>182.9</c:v>
                </c:pt>
                <c:pt idx="2">
                  <c:v>56.95</c:v>
                </c:pt>
                <c:pt idx="3">
                  <c:v>36.159999999999997</c:v>
                </c:pt>
                <c:pt idx="4">
                  <c:v>18.93</c:v>
                </c:pt>
                <c:pt idx="5">
                  <c:v>105</c:v>
                </c:pt>
                <c:pt idx="6">
                  <c:v>7.1950000000000003</c:v>
                </c:pt>
                <c:pt idx="7">
                  <c:v>18.43</c:v>
                </c:pt>
                <c:pt idx="8">
                  <c:v>21.01</c:v>
                </c:pt>
                <c:pt idx="9">
                  <c:v>74.16</c:v>
                </c:pt>
                <c:pt idx="10">
                  <c:v>89.72</c:v>
                </c:pt>
                <c:pt idx="11">
                  <c:v>559.4</c:v>
                </c:pt>
                <c:pt idx="12">
                  <c:v>354.7</c:v>
                </c:pt>
                <c:pt idx="13">
                  <c:v>446.1</c:v>
                </c:pt>
                <c:pt idx="14">
                  <c:v>147.1</c:v>
                </c:pt>
                <c:pt idx="15">
                  <c:v>286</c:v>
                </c:pt>
                <c:pt idx="16">
                  <c:v>5.8579999999999997</c:v>
                </c:pt>
                <c:pt idx="17">
                  <c:v>8.2940000000000005</c:v>
                </c:pt>
                <c:pt idx="18">
                  <c:v>6.8659999999999997</c:v>
                </c:pt>
                <c:pt idx="19">
                  <c:v>11.85</c:v>
                </c:pt>
                <c:pt idx="20">
                  <c:v>18.21</c:v>
                </c:pt>
                <c:pt idx="21">
                  <c:v>71.069999999999993</c:v>
                </c:pt>
                <c:pt idx="22">
                  <c:v>75.569999999999993</c:v>
                </c:pt>
                <c:pt idx="23">
                  <c:v>727.3</c:v>
                </c:pt>
                <c:pt idx="24">
                  <c:v>572.20000000000005</c:v>
                </c:pt>
                <c:pt idx="25">
                  <c:v>582.6</c:v>
                </c:pt>
                <c:pt idx="26">
                  <c:v>453.6</c:v>
                </c:pt>
                <c:pt idx="27">
                  <c:v>74.92</c:v>
                </c:pt>
                <c:pt idx="28">
                  <c:v>12.97</c:v>
                </c:pt>
                <c:pt idx="29">
                  <c:v>5.9770000000000003</c:v>
                </c:pt>
                <c:pt idx="30">
                  <c:v>18.03</c:v>
                </c:pt>
                <c:pt idx="31">
                  <c:v>11.62</c:v>
                </c:pt>
                <c:pt idx="32">
                  <c:v>20.32</c:v>
                </c:pt>
                <c:pt idx="33">
                  <c:v>26.19</c:v>
                </c:pt>
                <c:pt idx="34">
                  <c:v>281.89999999999998</c:v>
                </c:pt>
                <c:pt idx="35">
                  <c:v>232.9</c:v>
                </c:pt>
                <c:pt idx="36">
                  <c:v>105.8</c:v>
                </c:pt>
                <c:pt idx="37">
                  <c:v>201.2</c:v>
                </c:pt>
                <c:pt idx="38">
                  <c:v>94.23</c:v>
                </c:pt>
                <c:pt idx="39">
                  <c:v>122.3</c:v>
                </c:pt>
                <c:pt idx="40">
                  <c:v>61.08</c:v>
                </c:pt>
                <c:pt idx="41">
                  <c:v>135.19999999999999</c:v>
                </c:pt>
                <c:pt idx="42">
                  <c:v>9.3650000000000002</c:v>
                </c:pt>
                <c:pt idx="43">
                  <c:v>15.7</c:v>
                </c:pt>
                <c:pt idx="44">
                  <c:v>15.99</c:v>
                </c:pt>
                <c:pt idx="45">
                  <c:v>22.48</c:v>
                </c:pt>
                <c:pt idx="46">
                  <c:v>396.2</c:v>
                </c:pt>
                <c:pt idx="47">
                  <c:v>152.19999999999999</c:v>
                </c:pt>
                <c:pt idx="48">
                  <c:v>3.298</c:v>
                </c:pt>
                <c:pt idx="49">
                  <c:v>83.11</c:v>
                </c:pt>
                <c:pt idx="50">
                  <c:v>138</c:v>
                </c:pt>
                <c:pt idx="51">
                  <c:v>11.51</c:v>
                </c:pt>
                <c:pt idx="52">
                  <c:v>5.8920000000000003</c:v>
                </c:pt>
                <c:pt idx="53">
                  <c:v>149.1</c:v>
                </c:pt>
                <c:pt idx="54">
                  <c:v>19.66</c:v>
                </c:pt>
                <c:pt idx="55">
                  <c:v>21.34</c:v>
                </c:pt>
                <c:pt idx="56">
                  <c:v>12.51</c:v>
                </c:pt>
                <c:pt idx="57">
                  <c:v>6.2489999999999997</c:v>
                </c:pt>
                <c:pt idx="58">
                  <c:v>11.11</c:v>
                </c:pt>
                <c:pt idx="59">
                  <c:v>73.31</c:v>
                </c:pt>
                <c:pt idx="60">
                  <c:v>208</c:v>
                </c:pt>
                <c:pt idx="61">
                  <c:v>311.7</c:v>
                </c:pt>
                <c:pt idx="62">
                  <c:v>91.37</c:v>
                </c:pt>
                <c:pt idx="63">
                  <c:v>12.25</c:v>
                </c:pt>
                <c:pt idx="64">
                  <c:v>34.729999999999997</c:v>
                </c:pt>
                <c:pt idx="65">
                  <c:v>6.9059999999999997</c:v>
                </c:pt>
                <c:pt idx="66">
                  <c:v>23.78</c:v>
                </c:pt>
                <c:pt idx="67">
                  <c:v>23.16</c:v>
                </c:pt>
                <c:pt idx="68">
                  <c:v>12.47</c:v>
                </c:pt>
                <c:pt idx="69">
                  <c:v>7.2670000000000003</c:v>
                </c:pt>
                <c:pt idx="70">
                  <c:v>96.05</c:v>
                </c:pt>
                <c:pt idx="71">
                  <c:v>90.48</c:v>
                </c:pt>
                <c:pt idx="72">
                  <c:v>386.9</c:v>
                </c:pt>
                <c:pt idx="73">
                  <c:v>278.10000000000002</c:v>
                </c:pt>
                <c:pt idx="74">
                  <c:v>385</c:v>
                </c:pt>
                <c:pt idx="75">
                  <c:v>18.829999999999998</c:v>
                </c:pt>
                <c:pt idx="76">
                  <c:v>22.9</c:v>
                </c:pt>
                <c:pt idx="77">
                  <c:v>5.1429999999999998</c:v>
                </c:pt>
                <c:pt idx="78">
                  <c:v>21.73</c:v>
                </c:pt>
                <c:pt idx="79">
                  <c:v>22.9</c:v>
                </c:pt>
                <c:pt idx="80">
                  <c:v>14.71</c:v>
                </c:pt>
                <c:pt idx="81">
                  <c:v>8.5760000000000005</c:v>
                </c:pt>
                <c:pt idx="82">
                  <c:v>2.5659999999999998</c:v>
                </c:pt>
                <c:pt idx="83">
                  <c:v>224.6</c:v>
                </c:pt>
                <c:pt idx="84">
                  <c:v>368.6</c:v>
                </c:pt>
                <c:pt idx="85">
                  <c:v>19.059999999999999</c:v>
                </c:pt>
                <c:pt idx="86">
                  <c:v>143.69999999999999</c:v>
                </c:pt>
                <c:pt idx="87">
                  <c:v>69.36</c:v>
                </c:pt>
                <c:pt idx="88">
                  <c:v>36.39</c:v>
                </c:pt>
                <c:pt idx="89">
                  <c:v>70.290000000000006</c:v>
                </c:pt>
                <c:pt idx="90">
                  <c:v>11.37</c:v>
                </c:pt>
                <c:pt idx="91">
                  <c:v>19.41</c:v>
                </c:pt>
                <c:pt idx="92">
                  <c:v>20.48</c:v>
                </c:pt>
                <c:pt idx="93">
                  <c:v>13.08</c:v>
                </c:pt>
                <c:pt idx="94">
                  <c:v>57.91</c:v>
                </c:pt>
                <c:pt idx="95">
                  <c:v>67.34</c:v>
                </c:pt>
                <c:pt idx="96">
                  <c:v>150.69999999999999</c:v>
                </c:pt>
                <c:pt idx="97">
                  <c:v>119.5</c:v>
                </c:pt>
                <c:pt idx="98">
                  <c:v>266.7</c:v>
                </c:pt>
                <c:pt idx="99">
                  <c:v>35.39</c:v>
                </c:pt>
                <c:pt idx="100">
                  <c:v>22.12</c:v>
                </c:pt>
                <c:pt idx="101">
                  <c:v>6.12</c:v>
                </c:pt>
                <c:pt idx="102">
                  <c:v>13.78</c:v>
                </c:pt>
                <c:pt idx="103">
                  <c:v>20.149999999999999</c:v>
                </c:pt>
                <c:pt idx="104">
                  <c:v>22.18</c:v>
                </c:pt>
                <c:pt idx="105">
                  <c:v>17.8</c:v>
                </c:pt>
                <c:pt idx="106">
                  <c:v>12.28</c:v>
                </c:pt>
                <c:pt idx="107">
                  <c:v>55.58</c:v>
                </c:pt>
                <c:pt idx="108">
                  <c:v>395.2</c:v>
                </c:pt>
                <c:pt idx="109">
                  <c:v>253.6</c:v>
                </c:pt>
                <c:pt idx="110">
                  <c:v>81.709999999999994</c:v>
                </c:pt>
                <c:pt idx="111">
                  <c:v>31.57</c:v>
                </c:pt>
                <c:pt idx="112">
                  <c:v>25.69</c:v>
                </c:pt>
                <c:pt idx="113">
                  <c:v>19.32</c:v>
                </c:pt>
                <c:pt idx="114">
                  <c:v>15.53</c:v>
                </c:pt>
                <c:pt idx="115">
                  <c:v>22.25</c:v>
                </c:pt>
                <c:pt idx="116">
                  <c:v>17.72</c:v>
                </c:pt>
                <c:pt idx="117">
                  <c:v>21.69</c:v>
                </c:pt>
                <c:pt idx="118">
                  <c:v>28.52</c:v>
                </c:pt>
                <c:pt idx="119">
                  <c:v>37.49</c:v>
                </c:pt>
                <c:pt idx="120">
                  <c:v>90.84</c:v>
                </c:pt>
                <c:pt idx="121">
                  <c:v>148.5</c:v>
                </c:pt>
                <c:pt idx="122">
                  <c:v>203.8</c:v>
                </c:pt>
                <c:pt idx="123">
                  <c:v>402.7</c:v>
                </c:pt>
                <c:pt idx="124">
                  <c:v>102.6</c:v>
                </c:pt>
                <c:pt idx="125">
                  <c:v>79.98</c:v>
                </c:pt>
                <c:pt idx="126">
                  <c:v>11.73</c:v>
                </c:pt>
                <c:pt idx="127">
                  <c:v>21.6</c:v>
                </c:pt>
                <c:pt idx="128">
                  <c:v>22.64</c:v>
                </c:pt>
                <c:pt idx="129">
                  <c:v>18.28</c:v>
                </c:pt>
                <c:pt idx="130">
                  <c:v>23.62</c:v>
                </c:pt>
                <c:pt idx="131">
                  <c:v>82.72</c:v>
                </c:pt>
                <c:pt idx="132">
                  <c:v>162.6</c:v>
                </c:pt>
                <c:pt idx="133">
                  <c:v>248</c:v>
                </c:pt>
                <c:pt idx="134">
                  <c:v>18.899999999999999</c:v>
                </c:pt>
                <c:pt idx="135">
                  <c:v>116.3</c:v>
                </c:pt>
                <c:pt idx="136">
                  <c:v>2.8540000000000001</c:v>
                </c:pt>
                <c:pt idx="137">
                  <c:v>9.4109999999999996</c:v>
                </c:pt>
                <c:pt idx="138">
                  <c:v>14.99</c:v>
                </c:pt>
                <c:pt idx="139">
                  <c:v>24.28</c:v>
                </c:pt>
                <c:pt idx="140">
                  <c:v>16.829999999999998</c:v>
                </c:pt>
                <c:pt idx="141">
                  <c:v>12.73</c:v>
                </c:pt>
                <c:pt idx="142">
                  <c:v>47.02</c:v>
                </c:pt>
                <c:pt idx="143">
                  <c:v>125.9</c:v>
                </c:pt>
                <c:pt idx="144">
                  <c:v>181.9</c:v>
                </c:pt>
                <c:pt idx="145">
                  <c:v>10.24</c:v>
                </c:pt>
                <c:pt idx="146">
                  <c:v>157</c:v>
                </c:pt>
                <c:pt idx="147">
                  <c:v>321.89999999999998</c:v>
                </c:pt>
                <c:pt idx="148">
                  <c:v>97.4</c:v>
                </c:pt>
                <c:pt idx="149">
                  <c:v>18.649999999999999</c:v>
                </c:pt>
                <c:pt idx="150">
                  <c:v>4.1459999999999999</c:v>
                </c:pt>
                <c:pt idx="151">
                  <c:v>10.29</c:v>
                </c:pt>
                <c:pt idx="152">
                  <c:v>22.53</c:v>
                </c:pt>
                <c:pt idx="153">
                  <c:v>16.73</c:v>
                </c:pt>
                <c:pt idx="154">
                  <c:v>16.03</c:v>
                </c:pt>
                <c:pt idx="155">
                  <c:v>121.7</c:v>
                </c:pt>
                <c:pt idx="156">
                  <c:v>155.30000000000001</c:v>
                </c:pt>
                <c:pt idx="157">
                  <c:v>278.8</c:v>
                </c:pt>
                <c:pt idx="158">
                  <c:v>69.819999999999993</c:v>
                </c:pt>
                <c:pt idx="159">
                  <c:v>52.83</c:v>
                </c:pt>
                <c:pt idx="160">
                  <c:v>5.9269999999999996</c:v>
                </c:pt>
                <c:pt idx="161">
                  <c:v>4.7640000000000002</c:v>
                </c:pt>
                <c:pt idx="162">
                  <c:v>19.13</c:v>
                </c:pt>
                <c:pt idx="163">
                  <c:v>26.21</c:v>
                </c:pt>
                <c:pt idx="164">
                  <c:v>20.079999999999998</c:v>
                </c:pt>
                <c:pt idx="165">
                  <c:v>121.6</c:v>
                </c:pt>
                <c:pt idx="166">
                  <c:v>101.4</c:v>
                </c:pt>
                <c:pt idx="167">
                  <c:v>345.6</c:v>
                </c:pt>
                <c:pt idx="168">
                  <c:v>593.20000000000005</c:v>
                </c:pt>
                <c:pt idx="169">
                  <c:v>339.7</c:v>
                </c:pt>
                <c:pt idx="170">
                  <c:v>312.2</c:v>
                </c:pt>
                <c:pt idx="171">
                  <c:v>154.1</c:v>
                </c:pt>
                <c:pt idx="172">
                  <c:v>25.48</c:v>
                </c:pt>
                <c:pt idx="173">
                  <c:v>8.7829999999999995</c:v>
                </c:pt>
                <c:pt idx="174">
                  <c:v>12.5</c:v>
                </c:pt>
                <c:pt idx="175">
                  <c:v>24.38</c:v>
                </c:pt>
                <c:pt idx="176">
                  <c:v>19.600000000000001</c:v>
                </c:pt>
                <c:pt idx="177">
                  <c:v>23.6</c:v>
                </c:pt>
                <c:pt idx="178">
                  <c:v>253.6</c:v>
                </c:pt>
                <c:pt idx="179">
                  <c:v>579.6</c:v>
                </c:pt>
                <c:pt idx="180">
                  <c:v>498.2</c:v>
                </c:pt>
                <c:pt idx="181">
                  <c:v>1199</c:v>
                </c:pt>
                <c:pt idx="182">
                  <c:v>116</c:v>
                </c:pt>
                <c:pt idx="183">
                  <c:v>386.3</c:v>
                </c:pt>
                <c:pt idx="184">
                  <c:v>174.8</c:v>
                </c:pt>
                <c:pt idx="185">
                  <c:v>6.03</c:v>
                </c:pt>
                <c:pt idx="186">
                  <c:v>14.37</c:v>
                </c:pt>
                <c:pt idx="187">
                  <c:v>32.9</c:v>
                </c:pt>
                <c:pt idx="188">
                  <c:v>20.22</c:v>
                </c:pt>
                <c:pt idx="189">
                  <c:v>12.01</c:v>
                </c:pt>
                <c:pt idx="190">
                  <c:v>304.5</c:v>
                </c:pt>
                <c:pt idx="191">
                  <c:v>1054</c:v>
                </c:pt>
                <c:pt idx="192">
                  <c:v>588</c:v>
                </c:pt>
                <c:pt idx="193">
                  <c:v>84.65</c:v>
                </c:pt>
                <c:pt idx="194">
                  <c:v>440.2</c:v>
                </c:pt>
                <c:pt idx="195">
                  <c:v>63.27</c:v>
                </c:pt>
                <c:pt idx="196">
                  <c:v>34.28</c:v>
                </c:pt>
                <c:pt idx="197">
                  <c:v>36.229999999999997</c:v>
                </c:pt>
                <c:pt idx="198">
                  <c:v>10.199999999999999</c:v>
                </c:pt>
                <c:pt idx="199">
                  <c:v>24.52</c:v>
                </c:pt>
                <c:pt idx="200">
                  <c:v>28.07</c:v>
                </c:pt>
                <c:pt idx="201">
                  <c:v>87.57</c:v>
                </c:pt>
                <c:pt idx="202">
                  <c:v>139.6</c:v>
                </c:pt>
                <c:pt idx="203">
                  <c:v>186.9</c:v>
                </c:pt>
                <c:pt idx="204">
                  <c:v>562.5</c:v>
                </c:pt>
                <c:pt idx="205">
                  <c:v>281.89999999999998</c:v>
                </c:pt>
                <c:pt idx="206">
                  <c:v>223</c:v>
                </c:pt>
                <c:pt idx="207">
                  <c:v>12.98</c:v>
                </c:pt>
                <c:pt idx="208">
                  <c:v>72.55</c:v>
                </c:pt>
                <c:pt idx="209">
                  <c:v>5.8280000000000003</c:v>
                </c:pt>
                <c:pt idx="210">
                  <c:v>12.3</c:v>
                </c:pt>
                <c:pt idx="211">
                  <c:v>21.15</c:v>
                </c:pt>
                <c:pt idx="212">
                  <c:v>49.57</c:v>
                </c:pt>
                <c:pt idx="213">
                  <c:v>0.28310000000000002</c:v>
                </c:pt>
                <c:pt idx="214">
                  <c:v>288.10000000000002</c:v>
                </c:pt>
                <c:pt idx="215">
                  <c:v>528.29999999999995</c:v>
                </c:pt>
                <c:pt idx="216">
                  <c:v>644.1</c:v>
                </c:pt>
                <c:pt idx="217">
                  <c:v>1158</c:v>
                </c:pt>
                <c:pt idx="218">
                  <c:v>273.8</c:v>
                </c:pt>
                <c:pt idx="219">
                  <c:v>31.87</c:v>
                </c:pt>
                <c:pt idx="220">
                  <c:v>13.21</c:v>
                </c:pt>
                <c:pt idx="221">
                  <c:v>6.8319999999999999</c:v>
                </c:pt>
                <c:pt idx="222">
                  <c:v>15.37</c:v>
                </c:pt>
                <c:pt idx="223">
                  <c:v>27.34</c:v>
                </c:pt>
                <c:pt idx="224">
                  <c:v>26.92</c:v>
                </c:pt>
                <c:pt idx="225">
                  <c:v>7.9619999999999997</c:v>
                </c:pt>
                <c:pt idx="226">
                  <c:v>111.5</c:v>
                </c:pt>
                <c:pt idx="227">
                  <c:v>207.7</c:v>
                </c:pt>
                <c:pt idx="228">
                  <c:v>293.2</c:v>
                </c:pt>
                <c:pt idx="229">
                  <c:v>238.5</c:v>
                </c:pt>
                <c:pt idx="230">
                  <c:v>107.2</c:v>
                </c:pt>
                <c:pt idx="231">
                  <c:v>18.559999999999999</c:v>
                </c:pt>
                <c:pt idx="232">
                  <c:v>18.62</c:v>
                </c:pt>
                <c:pt idx="233">
                  <c:v>18.93</c:v>
                </c:pt>
                <c:pt idx="234">
                  <c:v>11.96</c:v>
                </c:pt>
                <c:pt idx="235">
                  <c:v>24.06</c:v>
                </c:pt>
                <c:pt idx="236">
                  <c:v>22.44</c:v>
                </c:pt>
                <c:pt idx="237">
                  <c:v>37.99</c:v>
                </c:pt>
                <c:pt idx="238">
                  <c:v>0.20050000000000001</c:v>
                </c:pt>
                <c:pt idx="239">
                  <c:v>26.8</c:v>
                </c:pt>
              </c:numCache>
            </c:numRef>
          </c:val>
          <c:smooth val="0"/>
        </c:ser>
        <c:dLbls>
          <c:showLegendKey val="0"/>
          <c:showVal val="0"/>
          <c:showCatName val="0"/>
          <c:showSerName val="0"/>
          <c:showPercent val="0"/>
          <c:showBubbleSize val="0"/>
        </c:dLbls>
        <c:marker val="1"/>
        <c:smooth val="0"/>
        <c:axId val="121522688"/>
        <c:axId val="107328576"/>
      </c:lineChart>
      <c:dateAx>
        <c:axId val="121522688"/>
        <c:scaling>
          <c:orientation val="minMax"/>
        </c:scaling>
        <c:delete val="0"/>
        <c:axPos val="b"/>
        <c:title>
          <c:tx>
            <c:rich>
              <a:bodyPr/>
              <a:lstStyle/>
              <a:p>
                <a:pPr>
                  <a:defRPr sz="1400"/>
                </a:pPr>
                <a:r>
                  <a:rPr lang="en-US" sz="1400"/>
                  <a:t>Date</a:t>
                </a:r>
              </a:p>
            </c:rich>
          </c:tx>
          <c:overlay val="0"/>
        </c:title>
        <c:numFmt formatCode="m/yyyy" sourceLinked="0"/>
        <c:majorTickMark val="out"/>
        <c:minorTickMark val="none"/>
        <c:tickLblPos val="nextTo"/>
        <c:spPr>
          <a:ln w="25400">
            <a:solidFill>
              <a:schemeClr val="tx1"/>
            </a:solidFill>
          </a:ln>
        </c:spPr>
        <c:txPr>
          <a:bodyPr/>
          <a:lstStyle/>
          <a:p>
            <a:pPr>
              <a:defRPr sz="1000" b="1"/>
            </a:pPr>
            <a:endParaRPr lang="en-US"/>
          </a:p>
        </c:txPr>
        <c:crossAx val="107328576"/>
        <c:crosses val="autoZero"/>
        <c:auto val="1"/>
        <c:lblOffset val="100"/>
        <c:baseTimeUnit val="months"/>
        <c:majorUnit val="3"/>
        <c:majorTimeUnit val="months"/>
      </c:dateAx>
      <c:valAx>
        <c:axId val="107328576"/>
        <c:scaling>
          <c:orientation val="minMax"/>
        </c:scaling>
        <c:delete val="0"/>
        <c:axPos val="l"/>
        <c:title>
          <c:tx>
            <c:rich>
              <a:bodyPr rot="-5400000" vert="horz"/>
              <a:lstStyle/>
              <a:p>
                <a:pPr>
                  <a:defRPr sz="1400"/>
                </a:pPr>
                <a:r>
                  <a:rPr lang="en-US" sz="1400"/>
                  <a:t>Sediment</a:t>
                </a:r>
                <a:r>
                  <a:rPr lang="en-US" sz="1400" baseline="0"/>
                  <a:t> Yield</a:t>
                </a:r>
              </a:p>
              <a:p>
                <a:pPr>
                  <a:defRPr sz="1400"/>
                </a:pPr>
                <a:r>
                  <a:rPr lang="en-US" sz="1400" baseline="0"/>
                  <a:t>(Tons/mo)</a:t>
                </a:r>
                <a:endParaRPr lang="en-US" sz="1400"/>
              </a:p>
            </c:rich>
          </c:tx>
          <c:overlay val="0"/>
        </c:title>
        <c:numFmt formatCode="0" sourceLinked="0"/>
        <c:majorTickMark val="out"/>
        <c:minorTickMark val="none"/>
        <c:tickLblPos val="nextTo"/>
        <c:spPr>
          <a:ln w="25400">
            <a:solidFill>
              <a:schemeClr val="tx1"/>
            </a:solidFill>
          </a:ln>
        </c:spPr>
        <c:txPr>
          <a:bodyPr/>
          <a:lstStyle/>
          <a:p>
            <a:pPr>
              <a:defRPr sz="1000" b="1"/>
            </a:pPr>
            <a:endParaRPr lang="en-US"/>
          </a:p>
        </c:txPr>
        <c:crossAx val="121522688"/>
        <c:crosses val="autoZero"/>
        <c:crossBetween val="between"/>
      </c:valAx>
    </c:plotArea>
    <c:legend>
      <c:legendPos val="b"/>
      <c:overlay val="0"/>
      <c:txPr>
        <a:bodyPr/>
        <a:lstStyle/>
        <a:p>
          <a:pPr>
            <a:defRPr sz="1200"/>
          </a:pPr>
          <a:endParaRPr lang="en-US"/>
        </a:p>
      </c:txPr>
    </c:legend>
    <c:plotVisOnly val="1"/>
    <c:dispBlanksAs val="gap"/>
    <c:showDLblsOverMax val="0"/>
  </c:chart>
  <c:spPr>
    <a:ln>
      <a:noFill/>
    </a:ln>
  </c:sp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0.79832</cdr:x>
      <cdr:y>0.18773</cdr:y>
    </cdr:from>
    <cdr:to>
      <cdr:x>1</cdr:x>
      <cdr:y>0.5343</cdr:y>
    </cdr:to>
    <cdr:sp macro="" textlink="">
      <cdr:nvSpPr>
        <cdr:cNvPr id="2" name="Text Box 1"/>
        <cdr:cNvSpPr txBox="1"/>
      </cdr:nvSpPr>
      <cdr:spPr>
        <a:xfrm xmlns:a="http://schemas.openxmlformats.org/drawingml/2006/main">
          <a:off x="3651250" y="4953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D64A5-7863-4CAE-8BDD-8CB73FCE9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7907</Words>
  <Characters>45074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52876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Psaris</dc:creator>
  <cp:lastModifiedBy>Alexander Psaris</cp:lastModifiedBy>
  <cp:revision>2</cp:revision>
  <dcterms:created xsi:type="dcterms:W3CDTF">2014-01-09T18:18:00Z</dcterms:created>
  <dcterms:modified xsi:type="dcterms:W3CDTF">2014-01-09T18:18:00Z</dcterms:modified>
</cp:coreProperties>
</file>